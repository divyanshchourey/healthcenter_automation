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7EF1" w14:textId="77777777" w:rsidR="00653064" w:rsidRPr="00E70713" w:rsidRDefault="00653064" w:rsidP="00D46081">
      <w:pPr>
        <w:suppressAutoHyphens w:val="0"/>
        <w:spacing w:before="100" w:beforeAutospacing="1" w:after="100" w:afterAutospacing="1" w:line="240" w:lineRule="auto"/>
        <w:outlineLvl w:val="3"/>
        <w:rPr>
          <w:rFonts w:ascii="Calibri" w:hAnsi="Calibri" w:cs="Calibri"/>
          <w:b/>
          <w:bCs/>
          <w:sz w:val="28"/>
          <w:szCs w:val="28"/>
        </w:rPr>
      </w:pPr>
      <w:r w:rsidRPr="00E70713">
        <w:rPr>
          <w:rFonts w:ascii="Calibri" w:hAnsi="Calibri" w:cs="Calibri"/>
          <w:b/>
          <w:bCs/>
          <w:sz w:val="28"/>
          <w:szCs w:val="28"/>
        </w:rPr>
        <w:t>FRS – Functional Requirements Specification</w:t>
      </w:r>
    </w:p>
    <w:p w14:paraId="784AB100" w14:textId="10CE30FC" w:rsidR="00D46081" w:rsidRPr="00E70713" w:rsidRDefault="00D46081" w:rsidP="00653064">
      <w:pPr>
        <w:suppressAutoHyphens w:val="0"/>
        <w:spacing w:before="100" w:beforeAutospacing="1" w:after="100" w:afterAutospacing="1" w:line="240" w:lineRule="auto"/>
        <w:outlineLvl w:val="3"/>
        <w:rPr>
          <w:rFonts w:ascii="Calibri" w:hAnsi="Calibri" w:cs="Calibri"/>
          <w:sz w:val="28"/>
          <w:szCs w:val="28"/>
        </w:rPr>
      </w:pPr>
      <w:r w:rsidRPr="00E70713">
        <w:rPr>
          <w:rFonts w:ascii="Calibri" w:hAnsi="Calibri" w:cs="Calibri"/>
          <w:b/>
          <w:bCs/>
          <w:sz w:val="28"/>
          <w:szCs w:val="28"/>
        </w:rPr>
        <w:t>Project Name:</w:t>
      </w:r>
      <w:r w:rsidRPr="00E70713">
        <w:rPr>
          <w:rFonts w:ascii="Calibri" w:hAnsi="Calibri" w:cs="Calibri"/>
          <w:sz w:val="28"/>
          <w:szCs w:val="28"/>
        </w:rPr>
        <w:t xml:space="preserve"> </w:t>
      </w:r>
      <w:r w:rsidR="00FE5B8C">
        <w:rPr>
          <w:rFonts w:ascii="Calibri" w:hAnsi="Calibri" w:cs="Calibri"/>
          <w:sz w:val="28"/>
          <w:szCs w:val="28"/>
        </w:rPr>
        <w:t>Investigating Centre Aggregator and AI-enabled Reporting portal (</w:t>
      </w:r>
      <w:del w:id="0" w:author="Ameya Vaze" w:date="2025-06-17T16:51:00Z" w16du:dateUtc="2025-06-17T11:21:00Z">
        <w:r w:rsidR="00FE5B8C" w:rsidDel="00AC7ED1">
          <w:rPr>
            <w:rFonts w:ascii="Calibri" w:hAnsi="Calibri" w:cs="Calibri"/>
            <w:sz w:val="28"/>
            <w:szCs w:val="28"/>
          </w:rPr>
          <w:delText>BharatHealth</w:delText>
        </w:r>
      </w:del>
      <w:ins w:id="1" w:author="Ameya Vaze" w:date="2025-06-17T16:51:00Z" w16du:dateUtc="2025-06-17T11:21:00Z">
        <w:r w:rsidR="00AC7ED1">
          <w:rPr>
            <w:rFonts w:ascii="Calibri" w:hAnsi="Calibri" w:cs="Calibri"/>
            <w:sz w:val="28"/>
            <w:szCs w:val="28"/>
          </w:rPr>
          <w:t>Health Central</w:t>
        </w:r>
      </w:ins>
      <w:r w:rsidR="00FE5B8C">
        <w:rPr>
          <w:rFonts w:ascii="Calibri" w:hAnsi="Calibri" w:cs="Calibri"/>
          <w:sz w:val="28"/>
          <w:szCs w:val="28"/>
        </w:rPr>
        <w:t>)</w:t>
      </w:r>
      <w:r w:rsidRPr="00E70713">
        <w:rPr>
          <w:rFonts w:ascii="Calibri" w:hAnsi="Calibri" w:cs="Calibri"/>
          <w:sz w:val="28"/>
          <w:szCs w:val="28"/>
        </w:rPr>
        <w:br/>
      </w:r>
      <w:r w:rsidRPr="00E70713">
        <w:rPr>
          <w:rFonts w:ascii="Calibri" w:hAnsi="Calibri" w:cs="Calibri"/>
          <w:b/>
          <w:bCs/>
          <w:sz w:val="28"/>
          <w:szCs w:val="28"/>
        </w:rPr>
        <w:t>Client:</w:t>
      </w:r>
      <w:r w:rsidRPr="00E70713">
        <w:rPr>
          <w:rFonts w:ascii="Calibri" w:hAnsi="Calibri" w:cs="Calibri"/>
          <w:sz w:val="28"/>
          <w:szCs w:val="28"/>
        </w:rPr>
        <w:t xml:space="preserve"> </w:t>
      </w:r>
      <w:r w:rsidR="00FE5B8C">
        <w:rPr>
          <w:rFonts w:ascii="Calibri" w:hAnsi="Calibri" w:cs="Calibri"/>
          <w:sz w:val="28"/>
          <w:szCs w:val="28"/>
        </w:rPr>
        <w:t xml:space="preserve">Health </w:t>
      </w:r>
      <w:del w:id="2" w:author="Ameya Vaze" w:date="2025-06-17T16:51:00Z" w16du:dateUtc="2025-06-17T11:21:00Z">
        <w:r w:rsidR="00FE5B8C" w:rsidDel="0037311E">
          <w:rPr>
            <w:rFonts w:ascii="Calibri" w:hAnsi="Calibri" w:cs="Calibri"/>
            <w:sz w:val="28"/>
            <w:szCs w:val="28"/>
          </w:rPr>
          <w:delText>for Bharat Foundation</w:delText>
        </w:r>
      </w:del>
      <w:ins w:id="3" w:author="Ameya Vaze" w:date="2025-06-17T16:51:00Z" w16du:dateUtc="2025-06-17T11:21:00Z">
        <w:r w:rsidR="0037311E">
          <w:rPr>
            <w:rFonts w:ascii="Calibri" w:hAnsi="Calibri" w:cs="Calibri"/>
            <w:sz w:val="28"/>
            <w:szCs w:val="28"/>
          </w:rPr>
          <w:t>Central</w:t>
        </w:r>
      </w:ins>
      <w:r w:rsidRPr="00E70713">
        <w:rPr>
          <w:rFonts w:ascii="Calibri" w:hAnsi="Calibri" w:cs="Calibri"/>
          <w:sz w:val="28"/>
          <w:szCs w:val="28"/>
        </w:rPr>
        <w:br/>
      </w:r>
      <w:r w:rsidRPr="00E70713">
        <w:rPr>
          <w:rFonts w:ascii="Calibri" w:hAnsi="Calibri" w:cs="Calibri"/>
          <w:b/>
          <w:bCs/>
          <w:sz w:val="28"/>
          <w:szCs w:val="28"/>
        </w:rPr>
        <w:t>Prepared By:</w:t>
      </w:r>
      <w:r w:rsidRPr="00E70713">
        <w:rPr>
          <w:rFonts w:ascii="Calibri" w:hAnsi="Calibri" w:cs="Calibri"/>
          <w:sz w:val="28"/>
          <w:szCs w:val="28"/>
        </w:rPr>
        <w:t xml:space="preserve"> </w:t>
      </w:r>
      <w:r w:rsidR="00B12C77">
        <w:rPr>
          <w:rFonts w:ascii="Calibri" w:hAnsi="Calibri" w:cs="Calibri"/>
          <w:sz w:val="28"/>
          <w:szCs w:val="28"/>
        </w:rPr>
        <w:t>Deepak Maheshwari</w:t>
      </w:r>
    </w:p>
    <w:p w14:paraId="5105ADD5" w14:textId="18365AEB" w:rsidR="00653064" w:rsidRPr="00653064" w:rsidRDefault="00653064" w:rsidP="00653064">
      <w:pPr>
        <w:suppressAutoHyphens w:val="0"/>
        <w:spacing w:before="100" w:beforeAutospacing="1" w:after="100" w:afterAutospacing="1" w:line="240" w:lineRule="auto"/>
        <w:outlineLvl w:val="3"/>
        <w:rPr>
          <w:rFonts w:ascii="Calibri" w:hAnsi="Calibri" w:cs="Calibri"/>
          <w:b/>
          <w:bCs/>
        </w:rPr>
      </w:pPr>
      <w:r w:rsidRPr="00653064">
        <w:rPr>
          <w:rFonts w:ascii="Calibri" w:hAnsi="Calibri" w:cs="Calibri"/>
          <w:b/>
          <w:bCs/>
        </w:rPr>
        <w:t>1. Purpose</w:t>
      </w:r>
    </w:p>
    <w:p w14:paraId="13D0A0C1" w14:textId="611E1B9B" w:rsidR="00653064" w:rsidRDefault="00653064" w:rsidP="00653064">
      <w:pPr>
        <w:spacing w:before="240" w:after="240"/>
        <w:jc w:val="both"/>
        <w:rPr>
          <w:rFonts w:ascii="Calibri" w:hAnsi="Calibri" w:cs="Calibri"/>
        </w:rPr>
      </w:pPr>
      <w:r w:rsidRPr="00653064">
        <w:rPr>
          <w:rFonts w:ascii="Calibri" w:hAnsi="Calibri" w:cs="Calibri"/>
        </w:rPr>
        <w:t xml:space="preserve">Define the functionalities required for the </w:t>
      </w:r>
      <w:r w:rsidR="00FE5B8C" w:rsidRPr="00FE5B8C">
        <w:rPr>
          <w:rFonts w:ascii="Calibri" w:hAnsi="Calibri" w:cs="Calibri"/>
        </w:rPr>
        <w:t>Investigating Centre Aggregator and AI-enabled Reporting portal</w:t>
      </w:r>
      <w:r w:rsidRPr="00653064">
        <w:rPr>
          <w:rFonts w:ascii="Calibri" w:hAnsi="Calibri" w:cs="Calibri"/>
        </w:rPr>
        <w:t xml:space="preserve"> system for </w:t>
      </w:r>
      <w:r w:rsidR="00FE5B8C" w:rsidRPr="00FE5B8C">
        <w:rPr>
          <w:rFonts w:ascii="Calibri" w:hAnsi="Calibri" w:cs="Calibri"/>
        </w:rPr>
        <w:t>Health for Bharat Foundation</w:t>
      </w:r>
      <w:r w:rsidRPr="00653064">
        <w:rPr>
          <w:rFonts w:ascii="Calibri" w:hAnsi="Calibri" w:cs="Calibri"/>
        </w:rPr>
        <w:t xml:space="preserve">. </w:t>
      </w:r>
    </w:p>
    <w:p w14:paraId="03D83896" w14:textId="77777777" w:rsidR="00653064" w:rsidRPr="00653064" w:rsidRDefault="00653064" w:rsidP="00653064">
      <w:pPr>
        <w:suppressAutoHyphens w:val="0"/>
        <w:spacing w:before="100" w:beforeAutospacing="1" w:after="100" w:afterAutospacing="1" w:line="240" w:lineRule="auto"/>
        <w:outlineLvl w:val="3"/>
        <w:rPr>
          <w:rFonts w:ascii="Calibri" w:hAnsi="Calibri" w:cs="Calibri"/>
          <w:b/>
          <w:bCs/>
        </w:rPr>
      </w:pPr>
      <w:r w:rsidRPr="00653064">
        <w:rPr>
          <w:rFonts w:ascii="Calibri" w:hAnsi="Calibri" w:cs="Calibri"/>
          <w:b/>
          <w:bCs/>
        </w:rPr>
        <w:t>2. Scope</w:t>
      </w:r>
    </w:p>
    <w:p w14:paraId="18FF74E3" w14:textId="77777777" w:rsidR="00653064" w:rsidRPr="00653064" w:rsidRDefault="00653064" w:rsidP="00653064">
      <w:pPr>
        <w:suppressAutoHyphens w:val="0"/>
        <w:spacing w:before="100" w:beforeAutospacing="1" w:after="100" w:afterAutospacing="1" w:line="240" w:lineRule="auto"/>
        <w:rPr>
          <w:rFonts w:ascii="Calibri" w:hAnsi="Calibri" w:cs="Calibri"/>
        </w:rPr>
      </w:pPr>
      <w:r w:rsidRPr="00653064">
        <w:rPr>
          <w:rFonts w:ascii="Calibri" w:hAnsi="Calibri" w:cs="Calibri"/>
        </w:rPr>
        <w:t>The system will include a web-based admin panel and mobile applications to support:</w:t>
      </w:r>
    </w:p>
    <w:p w14:paraId="13DC4D53" w14:textId="77777777" w:rsidR="00FE5B8C" w:rsidRPr="00FE5B8C" w:rsidRDefault="00FE5B8C" w:rsidP="00FE5B8C">
      <w:pPr>
        <w:pStyle w:val="ListParagraph"/>
        <w:numPr>
          <w:ilvl w:val="0"/>
          <w:numId w:val="62"/>
        </w:numPr>
        <w:spacing w:before="240" w:after="240"/>
        <w:jc w:val="both"/>
        <w:rPr>
          <w:rFonts w:ascii="Calibri" w:hAnsi="Calibri" w:cs="Calibri"/>
        </w:rPr>
      </w:pPr>
      <w:r w:rsidRPr="00FE5B8C">
        <w:rPr>
          <w:rFonts w:ascii="Calibri" w:hAnsi="Calibri" w:cs="Calibri"/>
        </w:rPr>
        <w:t>Laboratory and investigating center aggregator</w:t>
      </w:r>
    </w:p>
    <w:p w14:paraId="5EEB4B57" w14:textId="1270FE66" w:rsidR="00FE5B8C" w:rsidRPr="00FE5B8C" w:rsidRDefault="00FE5B8C" w:rsidP="00FE5B8C">
      <w:pPr>
        <w:pStyle w:val="ListParagraph"/>
        <w:numPr>
          <w:ilvl w:val="0"/>
          <w:numId w:val="62"/>
        </w:numPr>
        <w:spacing w:before="240" w:after="240"/>
        <w:jc w:val="both"/>
        <w:rPr>
          <w:rFonts w:ascii="Calibri" w:hAnsi="Calibri" w:cs="Calibri"/>
        </w:rPr>
      </w:pPr>
      <w:r w:rsidRPr="00FE5B8C">
        <w:rPr>
          <w:rFonts w:ascii="Calibri" w:hAnsi="Calibri" w:cs="Calibri"/>
        </w:rPr>
        <w:t xml:space="preserve">Extract information from clinical notes, patient records </w:t>
      </w:r>
    </w:p>
    <w:p w14:paraId="564DAD5C" w14:textId="77777777" w:rsidR="00FE5B8C" w:rsidRPr="00FE5B8C" w:rsidRDefault="00FE5B8C" w:rsidP="00FE5B8C">
      <w:pPr>
        <w:pStyle w:val="ListParagraph"/>
        <w:numPr>
          <w:ilvl w:val="0"/>
          <w:numId w:val="62"/>
        </w:numPr>
        <w:spacing w:before="240" w:after="240"/>
        <w:jc w:val="both"/>
        <w:rPr>
          <w:rFonts w:ascii="Calibri" w:hAnsi="Calibri" w:cs="Calibri"/>
        </w:rPr>
      </w:pPr>
      <w:r w:rsidRPr="00FE5B8C">
        <w:rPr>
          <w:rFonts w:ascii="Calibri" w:hAnsi="Calibri" w:cs="Calibri"/>
        </w:rPr>
        <w:t xml:space="preserve">Risk factor self-administered interview and scoring </w:t>
      </w:r>
    </w:p>
    <w:p w14:paraId="6408994F" w14:textId="4A9B811B" w:rsidR="00FE5B8C" w:rsidRPr="00FE5B8C" w:rsidRDefault="00FE5B8C" w:rsidP="00FE5B8C">
      <w:pPr>
        <w:pStyle w:val="ListParagraph"/>
        <w:numPr>
          <w:ilvl w:val="0"/>
          <w:numId w:val="62"/>
        </w:numPr>
        <w:spacing w:before="240" w:after="240"/>
        <w:jc w:val="both"/>
        <w:rPr>
          <w:rFonts w:ascii="Calibri" w:hAnsi="Calibri" w:cs="Calibri"/>
        </w:rPr>
      </w:pPr>
      <w:r w:rsidRPr="00FE5B8C">
        <w:rPr>
          <w:rFonts w:ascii="Calibri" w:hAnsi="Calibri" w:cs="Calibri"/>
        </w:rPr>
        <w:t>Appointments, billing</w:t>
      </w:r>
      <w:r>
        <w:rPr>
          <w:rFonts w:ascii="Calibri" w:hAnsi="Calibri" w:cs="Calibri"/>
        </w:rPr>
        <w:t>,</w:t>
      </w:r>
      <w:r w:rsidRPr="00FE5B8C">
        <w:rPr>
          <w:rFonts w:ascii="Calibri" w:hAnsi="Calibri" w:cs="Calibri"/>
        </w:rPr>
        <w:t xml:space="preserve"> reporting</w:t>
      </w:r>
      <w:r>
        <w:rPr>
          <w:rFonts w:ascii="Calibri" w:hAnsi="Calibri" w:cs="Calibri"/>
        </w:rPr>
        <w:t xml:space="preserve">, </w:t>
      </w:r>
      <w:r w:rsidRPr="00FE5B8C">
        <w:rPr>
          <w:rFonts w:ascii="Calibri" w:hAnsi="Calibri" w:cs="Calibri"/>
        </w:rPr>
        <w:t>and</w:t>
      </w:r>
      <w:r>
        <w:rPr>
          <w:rFonts w:ascii="Calibri" w:hAnsi="Calibri" w:cs="Calibri"/>
        </w:rPr>
        <w:t xml:space="preserve"> reminders</w:t>
      </w:r>
    </w:p>
    <w:p w14:paraId="38EE6921" w14:textId="77777777" w:rsidR="00FE5B8C" w:rsidRDefault="00FE5B8C" w:rsidP="00FE5B8C">
      <w:pPr>
        <w:pStyle w:val="ListParagraph"/>
        <w:numPr>
          <w:ilvl w:val="0"/>
          <w:numId w:val="62"/>
        </w:numPr>
        <w:spacing w:before="240" w:after="240"/>
        <w:jc w:val="both"/>
        <w:rPr>
          <w:ins w:id="4" w:author="Ameya Vaze" w:date="2025-06-17T15:34:00Z" w16du:dateUtc="2025-06-17T10:04:00Z"/>
          <w:rFonts w:ascii="Calibri" w:hAnsi="Calibri" w:cs="Calibri"/>
        </w:rPr>
      </w:pPr>
      <w:r w:rsidRPr="00FE5B8C">
        <w:rPr>
          <w:rFonts w:ascii="Calibri" w:hAnsi="Calibri" w:cs="Calibri"/>
        </w:rPr>
        <w:t xml:space="preserve">Test results consultation in simple language </w:t>
      </w:r>
    </w:p>
    <w:p w14:paraId="698687FF" w14:textId="1D1571D8" w:rsidR="00B367F2" w:rsidRPr="00FE5B8C" w:rsidRDefault="00B367F2" w:rsidP="00FE5B8C">
      <w:pPr>
        <w:pStyle w:val="ListParagraph"/>
        <w:numPr>
          <w:ilvl w:val="0"/>
          <w:numId w:val="62"/>
        </w:numPr>
        <w:spacing w:before="240" w:after="240"/>
        <w:jc w:val="both"/>
        <w:rPr>
          <w:rFonts w:ascii="Calibri" w:hAnsi="Calibri" w:cs="Calibri"/>
        </w:rPr>
      </w:pPr>
      <w:ins w:id="5" w:author="Ameya Vaze" w:date="2025-06-17T15:35:00Z" w16du:dateUtc="2025-06-17T10:05:00Z">
        <w:r>
          <w:rPr>
            <w:rFonts w:ascii="Calibri" w:hAnsi="Calibri" w:cs="Calibri"/>
          </w:rPr>
          <w:t xml:space="preserve">AI based suggestions on </w:t>
        </w:r>
      </w:ins>
      <w:ins w:id="6" w:author="Ameya Vaze" w:date="2025-06-17T15:34:00Z" w16du:dateUtc="2025-06-17T10:04:00Z">
        <w:r>
          <w:rPr>
            <w:rFonts w:ascii="Calibri" w:hAnsi="Calibri" w:cs="Calibri"/>
          </w:rPr>
          <w:t>Prescription</w:t>
        </w:r>
      </w:ins>
    </w:p>
    <w:p w14:paraId="7D21D06F" w14:textId="0604760F" w:rsidR="00FE5B8C" w:rsidRPr="00FE5B8C" w:rsidRDefault="00FE5B8C" w:rsidP="00FE5B8C">
      <w:pPr>
        <w:pStyle w:val="ListParagraph"/>
        <w:numPr>
          <w:ilvl w:val="0"/>
          <w:numId w:val="62"/>
        </w:numPr>
        <w:spacing w:before="240" w:after="240"/>
        <w:jc w:val="both"/>
        <w:rPr>
          <w:rFonts w:ascii="Calibri" w:hAnsi="Calibri" w:cs="Calibri"/>
        </w:rPr>
      </w:pPr>
      <w:r w:rsidRPr="00FE5B8C">
        <w:rPr>
          <w:rFonts w:ascii="Calibri" w:hAnsi="Calibri" w:cs="Calibri"/>
        </w:rPr>
        <w:t>Patient categorization</w:t>
      </w:r>
    </w:p>
    <w:p w14:paraId="3F2A4C84" w14:textId="5FD38EF0" w:rsidR="00FE5B8C" w:rsidRPr="00FE5B8C" w:rsidRDefault="00FE5B8C" w:rsidP="00FE5B8C">
      <w:pPr>
        <w:pStyle w:val="ListParagraph"/>
        <w:numPr>
          <w:ilvl w:val="0"/>
          <w:numId w:val="62"/>
        </w:numPr>
        <w:spacing w:before="240" w:after="240"/>
        <w:jc w:val="both"/>
        <w:rPr>
          <w:rFonts w:ascii="Calibri" w:hAnsi="Calibri" w:cs="Calibri"/>
        </w:rPr>
      </w:pPr>
      <w:r w:rsidRPr="00FE5B8C">
        <w:rPr>
          <w:rFonts w:ascii="Calibri" w:hAnsi="Calibri" w:cs="Calibri"/>
        </w:rPr>
        <w:t xml:space="preserve">Patient </w:t>
      </w:r>
      <w:r>
        <w:rPr>
          <w:rFonts w:ascii="Calibri" w:hAnsi="Calibri" w:cs="Calibri"/>
        </w:rPr>
        <w:t xml:space="preserve">health record </w:t>
      </w:r>
      <w:r w:rsidRPr="00FE5B8C">
        <w:rPr>
          <w:rFonts w:ascii="Calibri" w:hAnsi="Calibri" w:cs="Calibri"/>
        </w:rPr>
        <w:t xml:space="preserve">management </w:t>
      </w:r>
    </w:p>
    <w:p w14:paraId="557C7810" w14:textId="77777777" w:rsidR="00FE5B8C" w:rsidRPr="00FE5B8C" w:rsidRDefault="00FE5B8C" w:rsidP="00FE5B8C">
      <w:pPr>
        <w:pStyle w:val="ListParagraph"/>
        <w:numPr>
          <w:ilvl w:val="0"/>
          <w:numId w:val="62"/>
        </w:numPr>
        <w:spacing w:before="240" w:after="240"/>
        <w:jc w:val="both"/>
        <w:rPr>
          <w:rFonts w:ascii="Calibri" w:hAnsi="Calibri" w:cs="Calibri"/>
        </w:rPr>
      </w:pPr>
      <w:r w:rsidRPr="00FE5B8C">
        <w:rPr>
          <w:rFonts w:ascii="Calibri" w:hAnsi="Calibri" w:cs="Calibri"/>
        </w:rPr>
        <w:t xml:space="preserve">Data analysis Dashboard </w:t>
      </w:r>
    </w:p>
    <w:p w14:paraId="2316DA20" w14:textId="2335FCE2" w:rsidR="00FE5B8C" w:rsidRDefault="00FE5B8C" w:rsidP="00FE5B8C">
      <w:pPr>
        <w:pStyle w:val="ListParagraph"/>
        <w:numPr>
          <w:ilvl w:val="0"/>
          <w:numId w:val="62"/>
        </w:numPr>
        <w:spacing w:before="240" w:after="240"/>
        <w:jc w:val="both"/>
        <w:rPr>
          <w:ins w:id="7" w:author="Ameya Vaze" w:date="2025-06-17T16:20:00Z" w16du:dateUtc="2025-06-17T10:50:00Z"/>
          <w:rFonts w:ascii="Calibri" w:hAnsi="Calibri" w:cs="Calibri"/>
        </w:rPr>
      </w:pPr>
      <w:r>
        <w:rPr>
          <w:rFonts w:ascii="Calibri" w:hAnsi="Calibri" w:cs="Calibri"/>
        </w:rPr>
        <w:t>AI-enabled v</w:t>
      </w:r>
      <w:r w:rsidRPr="00FE5B8C">
        <w:rPr>
          <w:rFonts w:ascii="Calibri" w:hAnsi="Calibri" w:cs="Calibri"/>
        </w:rPr>
        <w:t xml:space="preserve">irtual nutritionists, fitness experts, and lifestyle coaches for long-term guidance </w:t>
      </w:r>
    </w:p>
    <w:p w14:paraId="0C806D82" w14:textId="73501AF7" w:rsidR="002008BA" w:rsidRPr="00FE5B8C" w:rsidRDefault="004922E7" w:rsidP="00FE5B8C">
      <w:pPr>
        <w:pStyle w:val="ListParagraph"/>
        <w:numPr>
          <w:ilvl w:val="0"/>
          <w:numId w:val="62"/>
        </w:numPr>
        <w:spacing w:before="240" w:after="240"/>
        <w:jc w:val="both"/>
        <w:rPr>
          <w:rFonts w:ascii="Calibri" w:hAnsi="Calibri" w:cs="Calibri"/>
        </w:rPr>
      </w:pPr>
      <w:ins w:id="8" w:author="Ameya Vaze" w:date="2025-06-17T16:21:00Z" w16du:dateUtc="2025-06-17T10:51:00Z">
        <w:r>
          <w:rPr>
            <w:rFonts w:ascii="Calibri" w:hAnsi="Calibri" w:cs="Calibri"/>
          </w:rPr>
          <w:t>Live workshops and events</w:t>
        </w:r>
      </w:ins>
    </w:p>
    <w:p w14:paraId="3EBACF13" w14:textId="23C96475" w:rsidR="00FE5B8C" w:rsidRPr="00FE5B8C" w:rsidRDefault="00FE5B8C" w:rsidP="00FE5B8C">
      <w:pPr>
        <w:pStyle w:val="ListParagraph"/>
        <w:numPr>
          <w:ilvl w:val="0"/>
          <w:numId w:val="62"/>
        </w:numPr>
        <w:spacing w:before="240" w:after="240"/>
        <w:jc w:val="both"/>
        <w:rPr>
          <w:rFonts w:ascii="Calibri" w:hAnsi="Calibri" w:cs="Calibri"/>
        </w:rPr>
      </w:pPr>
      <w:r w:rsidRPr="00FE5B8C">
        <w:rPr>
          <w:rFonts w:ascii="Calibri" w:hAnsi="Calibri" w:cs="Calibri"/>
        </w:rPr>
        <w:t xml:space="preserve">Telemedicine </w:t>
      </w:r>
      <w:ins w:id="9" w:author="Ameya Vaze" w:date="2025-06-17T16:21:00Z" w16du:dateUtc="2025-06-17T10:51:00Z">
        <w:r w:rsidR="004922E7">
          <w:rPr>
            <w:rFonts w:ascii="Calibri" w:hAnsi="Calibri" w:cs="Calibri"/>
          </w:rPr>
          <w:t>and consultations</w:t>
        </w:r>
      </w:ins>
    </w:p>
    <w:p w14:paraId="5725C0A0" w14:textId="6C6DF1A0" w:rsidR="00BE3CEF" w:rsidRPr="00D46081" w:rsidRDefault="00653064" w:rsidP="00D46081">
      <w:pPr>
        <w:spacing w:before="240" w:after="240"/>
        <w:jc w:val="both"/>
        <w:rPr>
          <w:rFonts w:ascii="Calibri" w:hAnsi="Calibri" w:cs="Calibri"/>
        </w:rPr>
      </w:pPr>
      <w:r w:rsidRPr="00653064">
        <w:rPr>
          <w:rFonts w:ascii="Calibri" w:hAnsi="Calibri" w:cs="Calibri"/>
        </w:rPr>
        <w:t xml:space="preserve">3. </w:t>
      </w:r>
      <w:r w:rsidRPr="00653064">
        <w:rPr>
          <w:rFonts w:ascii="Calibri" w:hAnsi="Calibri" w:cs="Calibri"/>
          <w:b/>
          <w:bCs/>
        </w:rPr>
        <w:t>Functional Requirements Overview</w:t>
      </w:r>
    </w:p>
    <w:tbl>
      <w:tblPr>
        <w:tblStyle w:val="TableGrid"/>
        <w:tblW w:w="11766" w:type="dxa"/>
        <w:tblInd w:w="-295" w:type="dxa"/>
        <w:tblLayout w:type="fixed"/>
        <w:tblLook w:val="04A0" w:firstRow="1" w:lastRow="0" w:firstColumn="1" w:lastColumn="0" w:noHBand="0" w:noVBand="1"/>
      </w:tblPr>
      <w:tblGrid>
        <w:gridCol w:w="1148"/>
        <w:gridCol w:w="1971"/>
        <w:gridCol w:w="8364"/>
        <w:gridCol w:w="283"/>
      </w:tblGrid>
      <w:tr w:rsidR="00653064" w14:paraId="449A0F3E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BA9D7" w14:textId="77777777" w:rsidR="00653064" w:rsidRDefault="00653064">
            <w:pPr>
              <w:spacing w:after="0" w:line="276" w:lineRule="auto"/>
              <w:jc w:val="center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Sr.no*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F96A3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Screen/Pages</w:t>
            </w:r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2DCE3" w14:textId="77777777" w:rsidR="00653064" w:rsidRDefault="00653064">
            <w:pPr>
              <w:spacing w:after="0" w:line="276" w:lineRule="auto"/>
              <w:jc w:val="center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Description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903F8" w14:textId="77777777" w:rsidR="00653064" w:rsidRDefault="00653064">
            <w:pPr>
              <w:spacing w:after="0" w:line="276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53064" w14:paraId="3036C00F" w14:textId="77777777" w:rsidTr="00653064">
        <w:trPr>
          <w:trHeight w:val="300"/>
        </w:trPr>
        <w:tc>
          <w:tcPr>
            <w:tcW w:w="1148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CAC73" w14:textId="4AA548DD" w:rsidR="00653064" w:rsidRDefault="00653064">
            <w:pPr>
              <w:widowControl w:val="0"/>
              <w:spacing w:after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Web Admin Panel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F6E49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74A6BE38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7A8AB" w14:textId="77777777" w:rsidR="00653064" w:rsidRDefault="00653064">
            <w:pPr>
              <w:spacing w:after="0" w:line="276" w:lineRule="auto"/>
              <w:jc w:val="center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E9E96" w14:textId="31713391" w:rsidR="00653064" w:rsidRDefault="00A901DB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ins w:id="10" w:author="Ameya Vaze" w:date="2025-06-17T14:40:00Z" w16du:dateUtc="2025-06-17T09:10:00Z">
              <w:r>
                <w:rPr>
                  <w:rFonts w:ascii="Calibri" w:eastAsia="Calibri" w:hAnsi="Calibri" w:cs="Calibri"/>
                  <w:b/>
                  <w:bCs/>
                  <w:color w:val="000000" w:themeColor="text1"/>
                  <w:sz w:val="20"/>
                  <w:szCs w:val="20"/>
                </w:rPr>
                <w:t xml:space="preserve">Register and </w:t>
              </w:r>
            </w:ins>
            <w:r w:rsidR="00653064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Login Screen</w:t>
            </w:r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8148" w:type="dxa"/>
              <w:tblLayout w:type="fixed"/>
              <w:tblLook w:val="04A0" w:firstRow="1" w:lastRow="0" w:firstColumn="1" w:lastColumn="0" w:noHBand="0" w:noVBand="1"/>
            </w:tblPr>
            <w:tblGrid>
              <w:gridCol w:w="8148"/>
            </w:tblGrid>
            <w:tr w:rsidR="00653064" w14:paraId="56573741" w14:textId="77777777">
              <w:trPr>
                <w:trHeight w:val="300"/>
              </w:trPr>
              <w:tc>
                <w:tcPr>
                  <w:tcW w:w="8148" w:type="dxa"/>
                  <w:vAlign w:val="bottom"/>
                </w:tcPr>
                <w:p w14:paraId="76B69AA2" w14:textId="5F30E835" w:rsidR="00653064" w:rsidRDefault="00653064">
                  <w:pPr>
                    <w:widowControl w:val="0"/>
                    <w:spacing w:after="0"/>
                    <w:rPr>
                      <w:rFonts w:ascii="Calibri" w:eastAsia="Calibri" w:hAnsi="Calibri" w:cs="Calibr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 w:themeColor="text1"/>
                      <w:sz w:val="20"/>
                      <w:szCs w:val="20"/>
                    </w:rPr>
                    <w:t>1. Username (</w:t>
                  </w:r>
                  <w:del w:id="11" w:author="Ameya Vaze" w:date="2025-06-17T14:38:00Z" w16du:dateUtc="2025-06-17T09:08:00Z">
                    <w:r w:rsidDel="00A901DB">
                      <w:rPr>
                        <w:rFonts w:ascii="Calibri" w:eastAsia="Calibri" w:hAnsi="Calibri" w:cs="Calibri"/>
                        <w:color w:val="000000" w:themeColor="text1"/>
                        <w:sz w:val="20"/>
                        <w:szCs w:val="20"/>
                      </w:rPr>
                      <w:delText>E-mail</w:delText>
                    </w:r>
                  </w:del>
                  <w:ins w:id="12" w:author="Ameya Vaze" w:date="2025-06-17T14:38:00Z" w16du:dateUtc="2025-06-17T09:08:00Z">
                    <w:r w:rsidR="00A901DB">
                      <w:rPr>
                        <w:rFonts w:ascii="Calibri" w:eastAsia="Calibri" w:hAnsi="Calibri" w:cs="Calibri"/>
                        <w:color w:val="000000" w:themeColor="text1"/>
                        <w:sz w:val="20"/>
                        <w:szCs w:val="20"/>
                      </w:rPr>
                      <w:t>Mobile Number</w:t>
                    </w:r>
                  </w:ins>
                  <w:r>
                    <w:rPr>
                      <w:rFonts w:ascii="Calibri" w:eastAsia="Calibri" w:hAnsi="Calibri" w:cs="Calibri"/>
                      <w:color w:val="000000" w:themeColor="text1"/>
                      <w:sz w:val="20"/>
                      <w:szCs w:val="20"/>
                    </w:rPr>
                    <w:t xml:space="preserve">) and </w:t>
                  </w:r>
                  <w:del w:id="13" w:author="Ameya Vaze" w:date="2025-06-17T14:39:00Z" w16du:dateUtc="2025-06-17T09:09:00Z">
                    <w:r w:rsidDel="00A901DB">
                      <w:rPr>
                        <w:rFonts w:ascii="Calibri" w:eastAsia="Calibri" w:hAnsi="Calibri" w:cs="Calibri"/>
                        <w:color w:val="000000" w:themeColor="text1"/>
                        <w:sz w:val="20"/>
                        <w:szCs w:val="20"/>
                      </w:rPr>
                      <w:delText>password</w:delText>
                    </w:r>
                    <w:commentRangeStart w:id="14"/>
                    <w:r w:rsidDel="00A901DB">
                      <w:rPr>
                        <w:rFonts w:ascii="Calibri" w:eastAsia="Calibri" w:hAnsi="Calibri" w:cs="Calibri"/>
                        <w:color w:val="000000" w:themeColor="text1"/>
                        <w:sz w:val="20"/>
                        <w:szCs w:val="20"/>
                      </w:rPr>
                      <w:delText xml:space="preserve"> </w:delText>
                    </w:r>
                  </w:del>
                  <w:ins w:id="15" w:author="Ameya Vaze" w:date="2025-06-17T14:39:00Z" w16du:dateUtc="2025-06-17T09:09:00Z">
                    <w:r w:rsidR="00A901DB">
                      <w:rPr>
                        <w:rFonts w:ascii="Calibri" w:eastAsia="Calibri" w:hAnsi="Calibri" w:cs="Calibri"/>
                        <w:color w:val="000000" w:themeColor="text1"/>
                        <w:sz w:val="20"/>
                        <w:szCs w:val="20"/>
                      </w:rPr>
                      <w:t>OTP</w:t>
                    </w:r>
                    <w:commentRangeEnd w:id="14"/>
                    <w:r w:rsidR="00A901DB">
                      <w:rPr>
                        <w:rStyle w:val="CommentReference"/>
                      </w:rPr>
                      <w:commentReference w:id="14"/>
                    </w:r>
                  </w:ins>
                </w:p>
              </w:tc>
            </w:tr>
            <w:tr w:rsidR="00653064" w14:paraId="064AA15D" w14:textId="77777777">
              <w:trPr>
                <w:trHeight w:val="300"/>
              </w:trPr>
              <w:tc>
                <w:tcPr>
                  <w:tcW w:w="8148" w:type="dxa"/>
                  <w:vAlign w:val="bottom"/>
                </w:tcPr>
                <w:p w14:paraId="6EB18286" w14:textId="77777777" w:rsidR="00653064" w:rsidRDefault="00653064">
                  <w:pPr>
                    <w:widowControl w:val="0"/>
                    <w:spacing w:after="0"/>
                    <w:rPr>
                      <w:ins w:id="16" w:author="Ameya Vaze" w:date="2025-06-17T14:40:00Z" w16du:dateUtc="2025-06-17T09:10:00Z"/>
                      <w:rFonts w:ascii="Calibri" w:eastAsia="Calibri" w:hAnsi="Calibri" w:cs="Calibri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color w:val="000000" w:themeColor="text1"/>
                      <w:sz w:val="20"/>
                      <w:szCs w:val="20"/>
                    </w:rPr>
                    <w:t xml:space="preserve">2. Remember me </w:t>
                  </w:r>
                </w:p>
                <w:p w14:paraId="6AEFA2EF" w14:textId="7C99BC4E" w:rsidR="00A901DB" w:rsidRDefault="00A901DB">
                  <w:pPr>
                    <w:widowControl w:val="0"/>
                    <w:spacing w:after="0"/>
                    <w:rPr>
                      <w:rFonts w:ascii="Calibri" w:eastAsia="Calibri" w:hAnsi="Calibri" w:cs="Calibri"/>
                      <w:color w:val="000000" w:themeColor="text1"/>
                      <w:sz w:val="20"/>
                      <w:szCs w:val="20"/>
                    </w:rPr>
                  </w:pPr>
                  <w:ins w:id="17" w:author="Ameya Vaze" w:date="2025-06-17T14:40:00Z" w16du:dateUtc="2025-06-17T09:10:00Z">
                    <w:r>
                      <w:rPr>
                        <w:rFonts w:ascii="Calibri" w:eastAsia="Calibri" w:hAnsi="Calibri" w:cs="Calibri"/>
                        <w:color w:val="000000" w:themeColor="text1"/>
                        <w:sz w:val="20"/>
                        <w:szCs w:val="20"/>
                      </w:rPr>
                      <w:t>3. Forgot account (with recovery questions)</w:t>
                    </w:r>
                  </w:ins>
                </w:p>
              </w:tc>
            </w:tr>
            <w:tr w:rsidR="00653064" w14:paraId="127C6438" w14:textId="77777777">
              <w:trPr>
                <w:trHeight w:val="300"/>
              </w:trPr>
              <w:tc>
                <w:tcPr>
                  <w:tcW w:w="8148" w:type="dxa"/>
                  <w:vAlign w:val="bottom"/>
                </w:tcPr>
                <w:p w14:paraId="781D2E0B" w14:textId="44E0D8EF" w:rsidR="00653064" w:rsidRDefault="00A901DB">
                  <w:pPr>
                    <w:widowControl w:val="0"/>
                    <w:spacing w:after="0"/>
                    <w:rPr>
                      <w:rFonts w:ascii="Calibri" w:eastAsia="Calibri" w:hAnsi="Calibri" w:cs="Calibri"/>
                      <w:color w:val="000000" w:themeColor="text1"/>
                      <w:sz w:val="20"/>
                      <w:szCs w:val="20"/>
                    </w:rPr>
                  </w:pPr>
                  <w:ins w:id="18" w:author="Ameya Vaze" w:date="2025-06-17T14:40:00Z" w16du:dateUtc="2025-06-17T09:10:00Z">
                    <w:r>
                      <w:rPr>
                        <w:rFonts w:ascii="Calibri" w:eastAsia="Calibri" w:hAnsi="Calibri" w:cs="Calibri"/>
                        <w:color w:val="000000" w:themeColor="text1"/>
                        <w:sz w:val="20"/>
                        <w:szCs w:val="20"/>
                      </w:rPr>
                      <w:t>4</w:t>
                    </w:r>
                  </w:ins>
                  <w:del w:id="19" w:author="Ameya Vaze" w:date="2025-06-17T14:40:00Z" w16du:dateUtc="2025-06-17T09:10:00Z">
                    <w:r w:rsidR="00653064" w:rsidDel="00A901DB">
                      <w:rPr>
                        <w:rFonts w:ascii="Calibri" w:eastAsia="Calibri" w:hAnsi="Calibri" w:cs="Calibri"/>
                        <w:color w:val="000000" w:themeColor="text1"/>
                        <w:sz w:val="20"/>
                        <w:szCs w:val="20"/>
                      </w:rPr>
                      <w:delText>3</w:delText>
                    </w:r>
                  </w:del>
                  <w:r w:rsidR="00653064">
                    <w:rPr>
                      <w:rFonts w:ascii="Calibri" w:eastAsia="Calibri" w:hAnsi="Calibri" w:cs="Calibri"/>
                      <w:color w:val="000000" w:themeColor="text1"/>
                      <w:sz w:val="20"/>
                      <w:szCs w:val="20"/>
                    </w:rPr>
                    <w:t xml:space="preserve">. Login functionality </w:t>
                  </w:r>
                </w:p>
              </w:tc>
            </w:tr>
          </w:tbl>
          <w:p w14:paraId="491D7483" w14:textId="77777777" w:rsidR="00653064" w:rsidRDefault="00653064">
            <w:pPr>
              <w:widowControl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E3A12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32DE0A76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C69F2" w14:textId="77777777" w:rsidR="00653064" w:rsidRDefault="00653064">
            <w:pPr>
              <w:spacing w:after="0" w:line="276" w:lineRule="auto"/>
              <w:jc w:val="center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2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94FA5" w14:textId="1C9BEB2B" w:rsidR="00653064" w:rsidRDefault="00787A98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 xml:space="preserve">App </w:t>
            </w:r>
            <w:r w:rsidR="00653064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User’s Profile</w:t>
            </w:r>
            <w:r w:rsidR="00653064">
              <w:rPr>
                <w:rFonts w:ascii="Calibri" w:eastAsia="Aptos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1218A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After clicking on profile, a Log Out (Button) and Edit Profile which will contain below interfaces:</w:t>
            </w:r>
          </w:p>
          <w:p w14:paraId="6A00989A" w14:textId="77777777" w:rsidR="00653064" w:rsidRDefault="00653064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This will open user’s profile, where user can edit/Change their details like:</w:t>
            </w:r>
          </w:p>
          <w:p w14:paraId="33EB343F" w14:textId="77777777" w:rsidR="00653064" w:rsidRDefault="0065306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 xml:space="preserve">First Name </w:t>
            </w:r>
          </w:p>
          <w:p w14:paraId="614028BB" w14:textId="77777777" w:rsidR="00653064" w:rsidRDefault="0065306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Last Name</w:t>
            </w:r>
          </w:p>
          <w:p w14:paraId="75677196" w14:textId="77777777" w:rsidR="00653064" w:rsidRDefault="0065306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Email ID</w:t>
            </w:r>
          </w:p>
          <w:p w14:paraId="1C7D77AA" w14:textId="0F49518A" w:rsidR="00653064" w:rsidRDefault="0065306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Gender</w:t>
            </w:r>
          </w:p>
          <w:p w14:paraId="7D07B152" w14:textId="5CC9C958" w:rsidR="00734704" w:rsidRDefault="0073470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Address</w:t>
            </w:r>
          </w:p>
          <w:p w14:paraId="4D0B4510" w14:textId="31A6769C" w:rsidR="00734704" w:rsidRDefault="0073470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Age</w:t>
            </w:r>
          </w:p>
          <w:p w14:paraId="408E4418" w14:textId="65F5EBEA" w:rsidR="00734704" w:rsidRDefault="0073470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Height</w:t>
            </w:r>
          </w:p>
          <w:p w14:paraId="0CDCB95E" w14:textId="46AA5345" w:rsidR="00734704" w:rsidRDefault="0073470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Weight</w:t>
            </w:r>
          </w:p>
          <w:p w14:paraId="14646517" w14:textId="77777777" w:rsidR="00653064" w:rsidRDefault="00653064">
            <w:pPr>
              <w:pStyle w:val="ListParagraph"/>
              <w:numPr>
                <w:ilvl w:val="0"/>
                <w:numId w:val="35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Theme color (Dark OR Light mode)</w:t>
            </w:r>
          </w:p>
          <w:p w14:paraId="6A86DCE6" w14:textId="77777777" w:rsidR="00653064" w:rsidRDefault="00653064">
            <w:pPr>
              <w:spacing w:after="0" w:line="276" w:lineRule="auto"/>
              <w:ind w:left="720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 xml:space="preserve">Save and Reset Button for desired output from above. </w:t>
            </w:r>
          </w:p>
          <w:p w14:paraId="52D55093" w14:textId="77777777" w:rsidR="00653064" w:rsidRDefault="00653064">
            <w:pPr>
              <w:spacing w:after="0" w:line="276" w:lineRule="auto"/>
              <w:ind w:left="720"/>
              <w:rPr>
                <w:rFonts w:ascii="Calibri" w:eastAsia="Aptos" w:hAnsi="Calibri" w:cs="Calibri"/>
                <w:sz w:val="20"/>
                <w:szCs w:val="20"/>
              </w:rPr>
            </w:pPr>
          </w:p>
          <w:p w14:paraId="5C80FC41" w14:textId="77777777" w:rsidR="00653064" w:rsidRDefault="00653064">
            <w:pPr>
              <w:pStyle w:val="ListParagraph"/>
              <w:numPr>
                <w:ilvl w:val="0"/>
                <w:numId w:val="34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User can change their password by entering:</w:t>
            </w:r>
          </w:p>
          <w:p w14:paraId="5B5A362F" w14:textId="77777777" w:rsidR="00653064" w:rsidRDefault="00653064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Current Password</w:t>
            </w:r>
          </w:p>
          <w:p w14:paraId="2EDD8A7B" w14:textId="77777777" w:rsidR="00653064" w:rsidRDefault="00653064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 xml:space="preserve">Password </w:t>
            </w:r>
          </w:p>
          <w:p w14:paraId="04166F9F" w14:textId="77777777" w:rsidR="00653064" w:rsidRDefault="00653064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 xml:space="preserve">Confirm Password </w:t>
            </w:r>
          </w:p>
          <w:p w14:paraId="6BC4DF8E" w14:textId="77777777" w:rsidR="00653064" w:rsidRDefault="00653064">
            <w:pPr>
              <w:spacing w:after="0" w:line="276" w:lineRule="auto"/>
              <w:ind w:left="720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 xml:space="preserve">Save and Reset button for the above details. </w:t>
            </w:r>
          </w:p>
          <w:p w14:paraId="430D8E5B" w14:textId="77777777" w:rsidR="00CE3725" w:rsidRDefault="00CE3725">
            <w:pPr>
              <w:spacing w:after="0" w:line="276" w:lineRule="auto"/>
              <w:ind w:left="720"/>
              <w:rPr>
                <w:rFonts w:ascii="Calibri" w:eastAsia="Aptos" w:hAnsi="Calibri" w:cs="Calibri"/>
                <w:sz w:val="20"/>
                <w:szCs w:val="20"/>
              </w:rPr>
            </w:pPr>
          </w:p>
          <w:p w14:paraId="0CAB6872" w14:textId="4868AEB1" w:rsidR="00CE3725" w:rsidRDefault="00CE3725" w:rsidP="00CE3725">
            <w:pPr>
              <w:pStyle w:val="ListParagraph"/>
              <w:numPr>
                <w:ilvl w:val="0"/>
                <w:numId w:val="63"/>
              </w:numPr>
              <w:spacing w:after="0" w:line="276" w:lineRule="auto"/>
              <w:ind w:left="746" w:hanging="425"/>
              <w:rPr>
                <w:rFonts w:ascii="Calibri" w:eastAsia="Aptos" w:hAnsi="Calibri" w:cs="Calibri"/>
                <w:sz w:val="20"/>
                <w:szCs w:val="20"/>
              </w:rPr>
            </w:pPr>
            <w:proofErr w:type="gramStart"/>
            <w:r>
              <w:rPr>
                <w:rFonts w:ascii="Calibri" w:eastAsia="Aptos" w:hAnsi="Calibri" w:cs="Calibri"/>
                <w:sz w:val="20"/>
                <w:szCs w:val="20"/>
              </w:rPr>
              <w:t>User</w:t>
            </w:r>
            <w:proofErr w:type="gramEnd"/>
            <w:r>
              <w:rPr>
                <w:rFonts w:ascii="Calibri" w:eastAsia="Aptos" w:hAnsi="Calibri" w:cs="Calibri"/>
                <w:sz w:val="20"/>
                <w:szCs w:val="20"/>
              </w:rPr>
              <w:t xml:space="preserve"> can upload their previous reports or prescriptions</w:t>
            </w:r>
          </w:p>
          <w:p w14:paraId="072E2B1E" w14:textId="677A23DC" w:rsidR="00CE3725" w:rsidRDefault="00CE3725" w:rsidP="00CE3725">
            <w:pPr>
              <w:pStyle w:val="ListParagraph"/>
              <w:numPr>
                <w:ilvl w:val="1"/>
                <w:numId w:val="63"/>
              </w:numPr>
              <w:spacing w:after="0" w:line="276" w:lineRule="auto"/>
              <w:ind w:left="1455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Choose date of upload</w:t>
            </w:r>
          </w:p>
          <w:p w14:paraId="54349D19" w14:textId="01BFB825" w:rsidR="00CE3725" w:rsidRDefault="00CE3725" w:rsidP="00CE3725">
            <w:pPr>
              <w:pStyle w:val="ListParagraph"/>
              <w:numPr>
                <w:ilvl w:val="1"/>
                <w:numId w:val="63"/>
              </w:numPr>
              <w:spacing w:after="0" w:line="276" w:lineRule="auto"/>
              <w:ind w:left="1455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lastRenderedPageBreak/>
              <w:t>Choose investigating center or add name of the doctor</w:t>
            </w:r>
          </w:p>
          <w:p w14:paraId="7D2C4227" w14:textId="1D4F52F4" w:rsidR="00CE3725" w:rsidRDefault="00CE3725" w:rsidP="00CE3725">
            <w:pPr>
              <w:pStyle w:val="ListParagraph"/>
              <w:numPr>
                <w:ilvl w:val="1"/>
                <w:numId w:val="63"/>
              </w:numPr>
              <w:spacing w:after="0" w:line="276" w:lineRule="auto"/>
              <w:ind w:left="1455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Upload previous report pdf/jpegs</w:t>
            </w:r>
          </w:p>
          <w:p w14:paraId="3BBFF7AD" w14:textId="3309E2D2" w:rsidR="00CE3725" w:rsidRDefault="00CE3725" w:rsidP="00CE3725">
            <w:pPr>
              <w:pStyle w:val="ListParagraph"/>
              <w:numPr>
                <w:ilvl w:val="1"/>
                <w:numId w:val="63"/>
              </w:numPr>
              <w:spacing w:after="0" w:line="276" w:lineRule="auto"/>
              <w:ind w:left="1455"/>
              <w:rPr>
                <w:ins w:id="20" w:author="Ameya Vaze" w:date="2025-06-17T16:08:00Z" w16du:dateUtc="2025-06-17T10:38:00Z"/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Upload previous prescriptions</w:t>
            </w:r>
          </w:p>
          <w:p w14:paraId="030990A2" w14:textId="585BEEEA" w:rsidR="00423537" w:rsidRDefault="00423537" w:rsidP="00423537">
            <w:pPr>
              <w:pStyle w:val="ListParagraph"/>
              <w:numPr>
                <w:ilvl w:val="0"/>
                <w:numId w:val="63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  <w:pPrChange w:id="21" w:author="Ameya Vaze" w:date="2025-06-17T16:08:00Z" w16du:dateUtc="2025-06-17T10:38:00Z">
                <w:pPr>
                  <w:pStyle w:val="ListParagraph"/>
                  <w:numPr>
                    <w:ilvl w:val="1"/>
                    <w:numId w:val="63"/>
                  </w:numPr>
                  <w:spacing w:after="0" w:line="276" w:lineRule="auto"/>
                  <w:ind w:left="1455" w:hanging="360"/>
                </w:pPr>
              </w:pPrChange>
            </w:pPr>
            <w:ins w:id="22" w:author="Ameya Vaze" w:date="2025-06-17T16:08:00Z" w16du:dateUtc="2025-06-17T10:38:00Z">
              <w:r>
                <w:rPr>
                  <w:rFonts w:ascii="Calibri" w:eastAsia="Aptos" w:hAnsi="Calibri" w:cs="Calibri"/>
                  <w:sz w:val="20"/>
                  <w:szCs w:val="20"/>
                </w:rPr>
                <w:t xml:space="preserve">CBAC Tool for risk factor </w:t>
              </w:r>
            </w:ins>
            <w:ins w:id="23" w:author="Ameya Vaze" w:date="2025-06-17T16:09:00Z" w16du:dateUtc="2025-06-17T10:39:00Z">
              <w:r>
                <w:rPr>
                  <w:rFonts w:ascii="Calibri" w:eastAsia="Aptos" w:hAnsi="Calibri" w:cs="Calibri"/>
                  <w:sz w:val="20"/>
                  <w:szCs w:val="20"/>
                </w:rPr>
                <w:t>categorisation</w:t>
              </w:r>
            </w:ins>
          </w:p>
          <w:p w14:paraId="791248E4" w14:textId="60D1AE86" w:rsidR="00787A98" w:rsidRDefault="00787A98" w:rsidP="00787A98">
            <w:pPr>
              <w:pStyle w:val="ListParagraph"/>
              <w:numPr>
                <w:ilvl w:val="0"/>
                <w:numId w:val="63"/>
              </w:numPr>
              <w:spacing w:after="0" w:line="276" w:lineRule="auto"/>
              <w:ind w:left="746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Appointment</w:t>
            </w:r>
          </w:p>
          <w:p w14:paraId="022BBE52" w14:textId="2502E418" w:rsidR="00787A98" w:rsidRDefault="00787A98" w:rsidP="00787A98">
            <w:pPr>
              <w:pStyle w:val="ListParagraph"/>
              <w:numPr>
                <w:ilvl w:val="1"/>
                <w:numId w:val="63"/>
              </w:numPr>
              <w:spacing w:after="0" w:line="276" w:lineRule="auto"/>
              <w:ind w:left="1455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For investigation</w:t>
            </w:r>
          </w:p>
          <w:p w14:paraId="2AA15BAA" w14:textId="5A67DE76" w:rsidR="00787A98" w:rsidRPr="00CE3725" w:rsidRDefault="00787A98" w:rsidP="00787A98">
            <w:pPr>
              <w:pStyle w:val="ListParagraph"/>
              <w:numPr>
                <w:ilvl w:val="1"/>
                <w:numId w:val="63"/>
              </w:numPr>
              <w:spacing w:after="0" w:line="276" w:lineRule="auto"/>
              <w:ind w:left="1455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For Consultation</w:t>
            </w:r>
          </w:p>
          <w:p w14:paraId="7AC13EA6" w14:textId="77777777" w:rsidR="00653064" w:rsidRDefault="00653064">
            <w:pPr>
              <w:pStyle w:val="ListParagraph"/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94522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A901DB" w14:paraId="0C4C5B97" w14:textId="77777777" w:rsidTr="00653064">
        <w:trPr>
          <w:trHeight w:val="300"/>
          <w:ins w:id="24" w:author="Ameya Vaze" w:date="2025-06-17T14:42:00Z" w16du:dateUtc="2025-06-17T09:12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06E5C" w14:textId="77777777" w:rsidR="00A901DB" w:rsidRDefault="00A901DB">
            <w:pPr>
              <w:spacing w:after="0" w:line="276" w:lineRule="auto"/>
              <w:jc w:val="center"/>
              <w:rPr>
                <w:ins w:id="25" w:author="Ameya Vaze" w:date="2025-06-17T14:42:00Z" w16du:dateUtc="2025-06-17T09:12:00Z"/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68B19" w14:textId="33F89CC5" w:rsidR="00A901DB" w:rsidRDefault="00A901DB">
            <w:pPr>
              <w:spacing w:after="0" w:line="276" w:lineRule="auto"/>
              <w:rPr>
                <w:ins w:id="26" w:author="Ameya Vaze" w:date="2025-06-17T14:42:00Z" w16du:dateUtc="2025-06-17T09:12:00Z"/>
                <w:rFonts w:ascii="Calibri" w:eastAsia="Aptos" w:hAnsi="Calibri" w:cs="Calibri"/>
                <w:b/>
                <w:bCs/>
                <w:sz w:val="20"/>
                <w:szCs w:val="20"/>
              </w:rPr>
            </w:pPr>
            <w:ins w:id="27" w:author="Ameya Vaze" w:date="2025-06-17T14:42:00Z" w16du:dateUtc="2025-06-17T09:12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Role based Access 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89DF55" w14:textId="77777777" w:rsidR="00A901DB" w:rsidRDefault="00A901DB">
            <w:pPr>
              <w:spacing w:after="0" w:line="276" w:lineRule="auto"/>
              <w:rPr>
                <w:ins w:id="28" w:author="Ameya Vaze" w:date="2025-06-17T14:42:00Z" w16du:dateUtc="2025-06-17T09:12:00Z"/>
                <w:rFonts w:ascii="Calibri" w:eastAsia="Aptos" w:hAnsi="Calibri" w:cs="Calibri"/>
                <w:sz w:val="20"/>
                <w:szCs w:val="20"/>
              </w:rPr>
            </w:pPr>
            <w:ins w:id="29" w:author="Ameya Vaze" w:date="2025-06-17T14:42:00Z" w16du:dateUtc="2025-06-17T09:12:00Z">
              <w:r>
                <w:rPr>
                  <w:rFonts w:ascii="Calibri" w:eastAsia="Aptos" w:hAnsi="Calibri" w:cs="Calibri"/>
                  <w:sz w:val="20"/>
                  <w:szCs w:val="20"/>
                </w:rPr>
                <w:t xml:space="preserve">Primary Roles are </w:t>
              </w:r>
            </w:ins>
          </w:p>
          <w:p w14:paraId="6C38A99C" w14:textId="3244F76B" w:rsidR="00A901DB" w:rsidRDefault="00A901DB" w:rsidP="00A901DB">
            <w:pPr>
              <w:pStyle w:val="ListParagraph"/>
              <w:numPr>
                <w:ilvl w:val="0"/>
                <w:numId w:val="64"/>
              </w:numPr>
              <w:spacing w:after="0" w:line="276" w:lineRule="auto"/>
              <w:rPr>
                <w:ins w:id="30" w:author="Ameya Vaze" w:date="2025-06-17T14:42:00Z" w16du:dateUtc="2025-06-17T09:12:00Z"/>
                <w:rFonts w:ascii="Calibri" w:eastAsia="Aptos" w:hAnsi="Calibri" w:cs="Calibri"/>
                <w:sz w:val="20"/>
                <w:szCs w:val="20"/>
              </w:rPr>
            </w:pPr>
            <w:ins w:id="31" w:author="Ameya Vaze" w:date="2025-06-17T14:42:00Z" w16du:dateUtc="2025-06-17T09:12:00Z">
              <w:r>
                <w:rPr>
                  <w:rFonts w:ascii="Calibri" w:eastAsia="Aptos" w:hAnsi="Calibri" w:cs="Calibri"/>
                  <w:sz w:val="20"/>
                  <w:szCs w:val="20"/>
                </w:rPr>
                <w:t>User/</w:t>
              </w:r>
            </w:ins>
            <w:ins w:id="32" w:author="Ameya Vaze" w:date="2025-06-17T14:43:00Z" w16du:dateUtc="2025-06-17T09:13:00Z">
              <w:r>
                <w:rPr>
                  <w:rFonts w:ascii="Calibri" w:eastAsia="Aptos" w:hAnsi="Calibri" w:cs="Calibri"/>
                  <w:sz w:val="20"/>
                  <w:szCs w:val="20"/>
                </w:rPr>
                <w:t>Individuals</w:t>
              </w:r>
            </w:ins>
            <w:ins w:id="33" w:author="Ameya Vaze" w:date="2025-06-17T14:44:00Z" w16du:dateUtc="2025-06-17T09:14:00Z">
              <w:r>
                <w:rPr>
                  <w:rFonts w:ascii="Calibri" w:eastAsia="Aptos" w:hAnsi="Calibri" w:cs="Calibri"/>
                  <w:sz w:val="20"/>
                  <w:szCs w:val="20"/>
                </w:rPr>
                <w:t xml:space="preserve"> and </w:t>
              </w:r>
              <w:proofErr w:type="gramStart"/>
              <w:r>
                <w:rPr>
                  <w:rFonts w:ascii="Calibri" w:eastAsia="Aptos" w:hAnsi="Calibri" w:cs="Calibri"/>
                  <w:sz w:val="20"/>
                  <w:szCs w:val="20"/>
                </w:rPr>
                <w:t>its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</w:rPr>
                <w:t xml:space="preserve"> family members</w:t>
              </w:r>
            </w:ins>
          </w:p>
          <w:p w14:paraId="45C14E43" w14:textId="20CD612A" w:rsidR="00A901DB" w:rsidRDefault="00A901DB" w:rsidP="00A901DB">
            <w:pPr>
              <w:pStyle w:val="ListParagraph"/>
              <w:numPr>
                <w:ilvl w:val="0"/>
                <w:numId w:val="64"/>
              </w:numPr>
              <w:spacing w:after="0" w:line="276" w:lineRule="auto"/>
              <w:rPr>
                <w:ins w:id="34" w:author="Ameya Vaze" w:date="2025-06-17T14:42:00Z" w16du:dateUtc="2025-06-17T09:12:00Z"/>
                <w:rFonts w:ascii="Calibri" w:eastAsia="Aptos" w:hAnsi="Calibri" w:cs="Calibri"/>
                <w:sz w:val="20"/>
                <w:szCs w:val="20"/>
              </w:rPr>
            </w:pPr>
            <w:ins w:id="35" w:author="Ameya Vaze" w:date="2025-06-17T14:42:00Z" w16du:dateUtc="2025-06-17T09:12:00Z">
              <w:r>
                <w:rPr>
                  <w:rFonts w:ascii="Calibri" w:eastAsia="Aptos" w:hAnsi="Calibri" w:cs="Calibri"/>
                  <w:sz w:val="20"/>
                  <w:szCs w:val="20"/>
                </w:rPr>
                <w:t>Doctor</w:t>
              </w:r>
            </w:ins>
          </w:p>
          <w:p w14:paraId="0578D7C3" w14:textId="6EC97C1F" w:rsidR="00A901DB" w:rsidRDefault="00A901DB" w:rsidP="00A901DB">
            <w:pPr>
              <w:pStyle w:val="ListParagraph"/>
              <w:numPr>
                <w:ilvl w:val="0"/>
                <w:numId w:val="64"/>
              </w:numPr>
              <w:spacing w:after="0" w:line="276" w:lineRule="auto"/>
              <w:rPr>
                <w:ins w:id="36" w:author="Ameya Vaze" w:date="2025-06-17T14:42:00Z" w16du:dateUtc="2025-06-17T09:12:00Z"/>
                <w:rFonts w:ascii="Calibri" w:eastAsia="Aptos" w:hAnsi="Calibri" w:cs="Calibri"/>
                <w:sz w:val="20"/>
                <w:szCs w:val="20"/>
              </w:rPr>
            </w:pPr>
            <w:ins w:id="37" w:author="Ameya Vaze" w:date="2025-06-17T14:42:00Z" w16du:dateUtc="2025-06-17T09:12:00Z">
              <w:r>
                <w:rPr>
                  <w:rFonts w:ascii="Calibri" w:eastAsia="Aptos" w:hAnsi="Calibri" w:cs="Calibri"/>
                  <w:sz w:val="20"/>
                  <w:szCs w:val="20"/>
                </w:rPr>
                <w:t>Support Staff</w:t>
              </w:r>
            </w:ins>
          </w:p>
          <w:p w14:paraId="4F9BB5CA" w14:textId="6B5ECF15" w:rsidR="00A901DB" w:rsidRDefault="00A901DB" w:rsidP="00A901DB">
            <w:pPr>
              <w:pStyle w:val="ListParagraph"/>
              <w:numPr>
                <w:ilvl w:val="0"/>
                <w:numId w:val="64"/>
              </w:numPr>
              <w:spacing w:after="0" w:line="276" w:lineRule="auto"/>
              <w:rPr>
                <w:ins w:id="38" w:author="Ameya Vaze" w:date="2025-06-17T14:42:00Z" w16du:dateUtc="2025-06-17T09:12:00Z"/>
                <w:rFonts w:ascii="Calibri" w:eastAsia="Aptos" w:hAnsi="Calibri" w:cs="Calibri"/>
                <w:sz w:val="20"/>
                <w:szCs w:val="20"/>
              </w:rPr>
            </w:pPr>
            <w:ins w:id="39" w:author="Ameya Vaze" w:date="2025-06-17T14:43:00Z" w16du:dateUtc="2025-06-17T09:13:00Z">
              <w:r>
                <w:rPr>
                  <w:rFonts w:ascii="Calibri" w:eastAsia="Aptos" w:hAnsi="Calibri" w:cs="Calibri"/>
                  <w:sz w:val="20"/>
                  <w:szCs w:val="20"/>
                </w:rPr>
                <w:t>Lab Centers</w:t>
              </w:r>
            </w:ins>
          </w:p>
          <w:p w14:paraId="53EB442A" w14:textId="77777777" w:rsidR="00A901DB" w:rsidRDefault="00A901DB" w:rsidP="00A901DB">
            <w:pPr>
              <w:pStyle w:val="ListParagraph"/>
              <w:numPr>
                <w:ilvl w:val="0"/>
                <w:numId w:val="64"/>
              </w:numPr>
              <w:spacing w:after="0" w:line="276" w:lineRule="auto"/>
              <w:rPr>
                <w:ins w:id="40" w:author="Ameya Vaze" w:date="2025-06-17T14:43:00Z" w16du:dateUtc="2025-06-17T09:13:00Z"/>
                <w:rFonts w:ascii="Calibri" w:eastAsia="Aptos" w:hAnsi="Calibri" w:cs="Calibri"/>
                <w:sz w:val="20"/>
                <w:szCs w:val="20"/>
              </w:rPr>
            </w:pPr>
            <w:ins w:id="41" w:author="Ameya Vaze" w:date="2025-06-17T14:43:00Z" w16du:dateUtc="2025-06-17T09:13:00Z">
              <w:r>
                <w:rPr>
                  <w:rFonts w:ascii="Calibri" w:eastAsia="Aptos" w:hAnsi="Calibri" w:cs="Calibri"/>
                  <w:sz w:val="20"/>
                  <w:szCs w:val="20"/>
                </w:rPr>
                <w:t>Admin</w:t>
              </w:r>
            </w:ins>
          </w:p>
          <w:p w14:paraId="12732975" w14:textId="69E74B9E" w:rsidR="00A901DB" w:rsidRPr="00A901DB" w:rsidRDefault="00A901DB" w:rsidP="00A901DB">
            <w:pPr>
              <w:pStyle w:val="ListParagraph"/>
              <w:numPr>
                <w:ilvl w:val="0"/>
                <w:numId w:val="64"/>
              </w:numPr>
              <w:spacing w:after="0" w:line="276" w:lineRule="auto"/>
              <w:rPr>
                <w:ins w:id="42" w:author="Ameya Vaze" w:date="2025-06-17T14:42:00Z" w16du:dateUtc="2025-06-17T09:12:00Z"/>
                <w:rFonts w:ascii="Calibri" w:eastAsia="Aptos" w:hAnsi="Calibri" w:cs="Calibri"/>
                <w:sz w:val="20"/>
                <w:szCs w:val="20"/>
                <w:rPrChange w:id="43" w:author="Ameya Vaze" w:date="2025-06-17T14:42:00Z" w16du:dateUtc="2025-06-17T09:12:00Z">
                  <w:rPr>
                    <w:ins w:id="44" w:author="Ameya Vaze" w:date="2025-06-17T14:42:00Z" w16du:dateUtc="2025-06-17T09:12:00Z"/>
                  </w:rPr>
                </w:rPrChange>
              </w:rPr>
              <w:pPrChange w:id="45" w:author="Ameya Vaze" w:date="2025-06-17T14:42:00Z" w16du:dateUtc="2025-06-17T09:12:00Z">
                <w:pPr>
                  <w:spacing w:after="0" w:line="276" w:lineRule="auto"/>
                </w:pPr>
              </w:pPrChange>
            </w:pPr>
            <w:ins w:id="46" w:author="Ameya Vaze" w:date="2025-06-17T14:43:00Z" w16du:dateUtc="2025-06-17T09:13:00Z">
              <w:r>
                <w:rPr>
                  <w:rFonts w:ascii="Calibri" w:eastAsia="Aptos" w:hAnsi="Calibri" w:cs="Calibri"/>
                  <w:sz w:val="20"/>
                  <w:szCs w:val="20"/>
                </w:rPr>
                <w:t>Super Admin</w:t>
              </w:r>
            </w:ins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A2C24" w14:textId="77777777" w:rsidR="00A901DB" w:rsidRDefault="00A901DB">
            <w:pPr>
              <w:spacing w:after="0" w:line="276" w:lineRule="auto"/>
              <w:rPr>
                <w:ins w:id="47" w:author="Ameya Vaze" w:date="2025-06-17T14:42:00Z" w16du:dateUtc="2025-06-17T09:12:00Z"/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1703E880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413EE" w14:textId="77777777" w:rsidR="00653064" w:rsidRDefault="00653064">
            <w:pPr>
              <w:spacing w:after="0" w:line="276" w:lineRule="auto"/>
              <w:jc w:val="center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3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D5ABE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Dashboard 1</w:t>
            </w:r>
            <w:r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br/>
              <w:t>(For Corporation and SuperAdmin)</w:t>
            </w:r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EF739" w14:textId="16ACF641" w:rsidR="00653064" w:rsidRDefault="00653064">
            <w:pPr>
              <w:pStyle w:val="ListParagraph"/>
              <w:numPr>
                <w:ilvl w:val="0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A Dashboard 1 will appear</w:t>
            </w:r>
            <w:r w:rsidR="000C1726">
              <w:rPr>
                <w:rFonts w:ascii="Calibri" w:eastAsia="Aptos" w:hAnsi="Calibri" w:cs="Calibri"/>
                <w:sz w:val="20"/>
                <w:szCs w:val="20"/>
              </w:rPr>
              <w:t>,</w:t>
            </w:r>
            <w:r>
              <w:rPr>
                <w:rFonts w:ascii="Calibri" w:eastAsia="Aptos" w:hAnsi="Calibri" w:cs="Calibri"/>
                <w:sz w:val="20"/>
                <w:szCs w:val="20"/>
              </w:rPr>
              <w:t xml:space="preserve"> which consists of:           </w:t>
            </w:r>
          </w:p>
          <w:p w14:paraId="146F3B7F" w14:textId="2AD11DD1" w:rsidR="00653064" w:rsidRDefault="00D50093">
            <w:pPr>
              <w:pStyle w:val="ListParagraph"/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D</w:t>
            </w:r>
            <w:r w:rsidR="00734704">
              <w:rPr>
                <w:rFonts w:ascii="Calibri" w:eastAsia="Aptos" w:hAnsi="Calibri" w:cs="Calibri"/>
                <w:sz w:val="20"/>
                <w:szCs w:val="20"/>
              </w:rPr>
              <w:t>istrict</w:t>
            </w:r>
            <w:r>
              <w:rPr>
                <w:rFonts w:ascii="Calibri" w:eastAsia="Aptos" w:hAnsi="Calibri" w:cs="Calibri"/>
                <w:sz w:val="20"/>
                <w:szCs w:val="20"/>
              </w:rPr>
              <w:t>-wise and Ward-wise</w:t>
            </w:r>
            <w:r w:rsidR="00653064">
              <w:rPr>
                <w:rFonts w:ascii="Calibri" w:eastAsia="Aptos" w:hAnsi="Calibri" w:cs="Calibri"/>
                <w:sz w:val="20"/>
                <w:szCs w:val="20"/>
              </w:rPr>
              <w:t xml:space="preserve"> </w:t>
            </w:r>
            <w:r w:rsidR="00734704">
              <w:rPr>
                <w:rFonts w:ascii="Calibri" w:eastAsia="Aptos" w:hAnsi="Calibri" w:cs="Calibri"/>
                <w:sz w:val="20"/>
                <w:szCs w:val="20"/>
              </w:rPr>
              <w:t>App user</w:t>
            </w:r>
          </w:p>
          <w:p w14:paraId="2BC91988" w14:textId="7720B055" w:rsidR="00734704" w:rsidRDefault="00734704" w:rsidP="00734704">
            <w:pPr>
              <w:pStyle w:val="ListParagraph"/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District-wise and Ward-wise registered investigating centers</w:t>
            </w:r>
          </w:p>
          <w:p w14:paraId="6A092557" w14:textId="4FA1052C" w:rsidR="00D50093" w:rsidRDefault="00734704" w:rsidP="00734704">
            <w:pPr>
              <w:pStyle w:val="ListParagraph"/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 xml:space="preserve">District-wise and Ward-wise registered investigating center </w:t>
            </w:r>
            <w:r w:rsidR="000C1726">
              <w:rPr>
                <w:rFonts w:ascii="Calibri" w:eastAsia="Aptos" w:hAnsi="Calibri" w:cs="Calibri"/>
                <w:sz w:val="20"/>
                <w:szCs w:val="20"/>
              </w:rPr>
              <w:t>Us</w:t>
            </w:r>
            <w:r w:rsidR="00D50093" w:rsidRPr="00734704">
              <w:rPr>
                <w:rFonts w:ascii="Calibri" w:eastAsia="Aptos" w:hAnsi="Calibri" w:cs="Calibri"/>
                <w:sz w:val="20"/>
                <w:szCs w:val="20"/>
              </w:rPr>
              <w:t>age</w:t>
            </w:r>
          </w:p>
          <w:p w14:paraId="3019CC6B" w14:textId="2FE2896E" w:rsidR="000C1726" w:rsidRPr="000C1726" w:rsidRDefault="000C1726" w:rsidP="000C1726">
            <w:pPr>
              <w:pStyle w:val="ListParagraph"/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District-wise and Ward-wise registered investigating center Response</w:t>
            </w:r>
          </w:p>
          <w:p w14:paraId="0A4A3F4C" w14:textId="59546B80" w:rsidR="00653064" w:rsidRDefault="00D50093">
            <w:pPr>
              <w:pStyle w:val="ListParagraph"/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 xml:space="preserve">Division-wise and Ward-wise </w:t>
            </w:r>
            <w:r w:rsidR="000C1726">
              <w:rPr>
                <w:rFonts w:ascii="Calibri" w:eastAsia="Aptos" w:hAnsi="Calibri" w:cs="Calibri"/>
                <w:sz w:val="20"/>
                <w:szCs w:val="20"/>
              </w:rPr>
              <w:t>Descriptive Epidemiology Analysis (Age, gender, symptoms, tests required, abnormal test results, risk factor analysis, correlations)</w:t>
            </w:r>
          </w:p>
          <w:p w14:paraId="049830A2" w14:textId="281B2F21" w:rsidR="00653064" w:rsidRDefault="00653064">
            <w:pPr>
              <w:pStyle w:val="ListParagraph"/>
              <w:numPr>
                <w:ilvl w:val="0"/>
                <w:numId w:val="37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 xml:space="preserve">A search engine will be provided where </w:t>
            </w:r>
            <w:r w:rsidR="000C1726">
              <w:rPr>
                <w:rFonts w:ascii="Calibri" w:eastAsia="Aptos" w:hAnsi="Calibri" w:cs="Calibri"/>
                <w:sz w:val="20"/>
                <w:szCs w:val="20"/>
              </w:rPr>
              <w:t>an admin</w:t>
            </w:r>
            <w:r>
              <w:rPr>
                <w:rFonts w:ascii="Calibri" w:eastAsia="Aptos" w:hAnsi="Calibri" w:cs="Calibri"/>
                <w:sz w:val="20"/>
                <w:szCs w:val="20"/>
              </w:rPr>
              <w:t xml:space="preserve"> can choose a date to view the history dashboard.</w:t>
            </w:r>
          </w:p>
          <w:p w14:paraId="1260C95E" w14:textId="085E0A9B" w:rsidR="00653064" w:rsidRDefault="00653064">
            <w:pPr>
              <w:spacing w:after="0" w:line="276" w:lineRule="auto"/>
              <w:ind w:left="360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 xml:space="preserve">This will be used by </w:t>
            </w:r>
            <w:r w:rsidR="000C1726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Health for Bharat Foundation Directors</w:t>
            </w:r>
            <w:r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 xml:space="preserve"> and super admin.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8A1CC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23B6FE43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B44BB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4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85F53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Dashboard 2</w:t>
            </w:r>
          </w:p>
          <w:p w14:paraId="27BDBF22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(For Supervisor and Admin)</w:t>
            </w:r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A35DF" w14:textId="4BCE97EA" w:rsidR="00653064" w:rsidRDefault="00653064">
            <w:pPr>
              <w:pStyle w:val="ListParagraph"/>
              <w:numPr>
                <w:ilvl w:val="0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A Dashboard 2 will appear</w:t>
            </w:r>
            <w:r w:rsidR="000C1726">
              <w:rPr>
                <w:rFonts w:ascii="Calibri" w:eastAsia="Aptos" w:hAnsi="Calibri" w:cs="Calibri"/>
                <w:sz w:val="20"/>
                <w:szCs w:val="20"/>
              </w:rPr>
              <w:t>,</w:t>
            </w:r>
            <w:r>
              <w:rPr>
                <w:rFonts w:ascii="Calibri" w:eastAsia="Aptos" w:hAnsi="Calibri" w:cs="Calibri"/>
                <w:sz w:val="20"/>
                <w:szCs w:val="20"/>
              </w:rPr>
              <w:t xml:space="preserve"> which consists of:           </w:t>
            </w:r>
          </w:p>
          <w:p w14:paraId="6BE73D3A" w14:textId="7BBB46DC" w:rsidR="0037785F" w:rsidRDefault="0037785F">
            <w:pPr>
              <w:pStyle w:val="ListParagraph"/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 xml:space="preserve">App user: Descriptive Epidemiology Analysis </w:t>
            </w:r>
          </w:p>
          <w:p w14:paraId="144738CE" w14:textId="4CD323D5" w:rsidR="00653064" w:rsidRDefault="00D13C35">
            <w:pPr>
              <w:pStyle w:val="ListParagraph"/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All tests</w:t>
            </w:r>
          </w:p>
          <w:p w14:paraId="041B6DC0" w14:textId="4CC9F0DB" w:rsidR="00D13C35" w:rsidRDefault="00D13C35">
            <w:pPr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Querry status</w:t>
            </w:r>
          </w:p>
          <w:p w14:paraId="35C98796" w14:textId="4D349AB6" w:rsidR="00D13C35" w:rsidRDefault="00D13C35">
            <w:pPr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Billing</w:t>
            </w:r>
          </w:p>
          <w:p w14:paraId="39E1907A" w14:textId="3EE7047E" w:rsidR="00653064" w:rsidRDefault="00D13C35">
            <w:pPr>
              <w:numPr>
                <w:ilvl w:val="0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Registered centers</w:t>
            </w:r>
          </w:p>
          <w:p w14:paraId="1D706978" w14:textId="32580452" w:rsidR="00653064" w:rsidRDefault="00D13C35">
            <w:pPr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Number and Address</w:t>
            </w:r>
          </w:p>
          <w:p w14:paraId="75AA90BB" w14:textId="77777777" w:rsidR="00D13C35" w:rsidRDefault="00D13C35" w:rsidP="00D13C35">
            <w:pPr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Response rates</w:t>
            </w:r>
          </w:p>
          <w:p w14:paraId="791578BF" w14:textId="0B8D4DD2" w:rsidR="00653064" w:rsidRDefault="00D13C35">
            <w:pPr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Area catered</w:t>
            </w:r>
          </w:p>
          <w:p w14:paraId="6A712B04" w14:textId="34528485" w:rsidR="00D13C35" w:rsidRDefault="00D13C35">
            <w:pPr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Tests conducted</w:t>
            </w:r>
          </w:p>
          <w:p w14:paraId="1385BDA9" w14:textId="071CC765" w:rsidR="00D13C35" w:rsidRPr="00D13C35" w:rsidRDefault="00D13C35" w:rsidP="00D13C35">
            <w:pPr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Rate charts</w:t>
            </w:r>
          </w:p>
          <w:p w14:paraId="47C626F4" w14:textId="3B92E92D" w:rsidR="00653064" w:rsidRDefault="00D13C35">
            <w:pPr>
              <w:numPr>
                <w:ilvl w:val="1"/>
                <w:numId w:val="3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BIlling</w:t>
            </w:r>
          </w:p>
          <w:p w14:paraId="17D14A51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 xml:space="preserve">       This will be used by Admin and Supervisors.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8266E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51480D35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9AA07F" w14:textId="2654F25B" w:rsidR="00653064" w:rsidRDefault="00D50093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5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A6C16" w14:textId="4B0802BB" w:rsidR="00653064" w:rsidRDefault="00641C4A">
            <w:p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 w:rsidRPr="00641C4A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Performance Monitoring</w:t>
            </w:r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15C96" w14:textId="690A99A2" w:rsidR="00653064" w:rsidRDefault="00653064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“All Di</w:t>
            </w:r>
            <w:r w:rsidR="00641C4A">
              <w:rPr>
                <w:rFonts w:ascii="Calibri" w:eastAsia="Aptos" w:hAnsi="Calibri" w:cs="Calibri"/>
                <w:sz w:val="20"/>
                <w:szCs w:val="20"/>
              </w:rPr>
              <w:t>stricts</w:t>
            </w:r>
            <w:r>
              <w:rPr>
                <w:rFonts w:ascii="Calibri" w:eastAsia="Aptos" w:hAnsi="Calibri" w:cs="Calibri"/>
                <w:sz w:val="20"/>
                <w:szCs w:val="20"/>
              </w:rPr>
              <w:t xml:space="preserve">”, “All Wards”, “All </w:t>
            </w:r>
            <w:r w:rsidR="00641C4A">
              <w:rPr>
                <w:rFonts w:ascii="Calibri" w:eastAsia="Aptos" w:hAnsi="Calibri" w:cs="Calibri"/>
                <w:sz w:val="20"/>
                <w:szCs w:val="20"/>
              </w:rPr>
              <w:t>Centres</w:t>
            </w:r>
            <w:r>
              <w:rPr>
                <w:rFonts w:ascii="Calibri" w:eastAsia="Aptos" w:hAnsi="Calibri" w:cs="Calibri"/>
                <w:sz w:val="20"/>
                <w:szCs w:val="20"/>
              </w:rPr>
              <w:t xml:space="preserve">”, “All </w:t>
            </w:r>
            <w:r w:rsidR="00641C4A">
              <w:rPr>
                <w:rFonts w:ascii="Calibri" w:eastAsia="Aptos" w:hAnsi="Calibri" w:cs="Calibri"/>
                <w:sz w:val="20"/>
                <w:szCs w:val="20"/>
              </w:rPr>
              <w:t>specialistis</w:t>
            </w:r>
            <w:proofErr w:type="gramStart"/>
            <w:r>
              <w:rPr>
                <w:rFonts w:ascii="Calibri" w:eastAsia="Aptos" w:hAnsi="Calibri" w:cs="Calibri"/>
                <w:sz w:val="20"/>
                <w:szCs w:val="20"/>
              </w:rPr>
              <w:t xml:space="preserve">” </w:t>
            </w:r>
            <w:r w:rsidR="00641C4A">
              <w:rPr>
                <w:rFonts w:ascii="Calibri" w:eastAsia="Aptos" w:hAnsi="Calibri" w:cs="Calibri"/>
                <w:sz w:val="20"/>
                <w:szCs w:val="20"/>
              </w:rPr>
              <w:t>,</w:t>
            </w:r>
            <w:proofErr w:type="gramEnd"/>
            <w:r w:rsidR="00641C4A">
              <w:rPr>
                <w:rFonts w:ascii="Calibri" w:eastAsia="Aptos" w:hAnsi="Calibri" w:cs="Calibri"/>
                <w:sz w:val="20"/>
                <w:szCs w:val="20"/>
              </w:rPr>
              <w:t xml:space="preserve"> “Date” </w:t>
            </w:r>
            <w:r>
              <w:rPr>
                <w:rFonts w:ascii="Calibri" w:eastAsia="Aptos" w:hAnsi="Calibri" w:cs="Calibri"/>
                <w:sz w:val="20"/>
                <w:szCs w:val="20"/>
              </w:rPr>
              <w:t xml:space="preserve">(This all will be a searchable drop-down function which will act as a filter for the map) </w:t>
            </w:r>
          </w:p>
          <w:p w14:paraId="26F9C31B" w14:textId="1BFFEE28" w:rsidR="00653064" w:rsidRDefault="00653064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 xml:space="preserve">A Map will appear with all the </w:t>
            </w:r>
            <w:r w:rsidR="00641C4A">
              <w:rPr>
                <w:rFonts w:ascii="Calibri" w:eastAsia="Aptos" w:hAnsi="Calibri" w:cs="Calibri"/>
                <w:sz w:val="20"/>
                <w:szCs w:val="20"/>
              </w:rPr>
              <w:t>centers</w:t>
            </w:r>
            <w:r>
              <w:rPr>
                <w:rFonts w:ascii="Calibri" w:eastAsia="Aptos" w:hAnsi="Calibri" w:cs="Calibri"/>
                <w:sz w:val="20"/>
                <w:szCs w:val="20"/>
              </w:rPr>
              <w:t xml:space="preserve"> appearing on the map with their current locations. On clicking on the </w:t>
            </w:r>
            <w:r w:rsidR="00641C4A">
              <w:rPr>
                <w:rFonts w:ascii="Calibri" w:eastAsia="Aptos" w:hAnsi="Calibri" w:cs="Calibri"/>
                <w:sz w:val="20"/>
                <w:szCs w:val="20"/>
              </w:rPr>
              <w:t>center</w:t>
            </w:r>
            <w:r>
              <w:rPr>
                <w:rFonts w:ascii="Calibri" w:eastAsia="Aptos" w:hAnsi="Calibri" w:cs="Calibri"/>
                <w:sz w:val="20"/>
                <w:szCs w:val="20"/>
              </w:rPr>
              <w:t xml:space="preserve"> on the map the following details will appear:</w:t>
            </w:r>
          </w:p>
          <w:p w14:paraId="56BEA9C4" w14:textId="6892AC15" w:rsidR="00653064" w:rsidRDefault="00641C4A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Center</w:t>
            </w:r>
            <w:r w:rsidR="00787A98">
              <w:rPr>
                <w:rFonts w:ascii="Calibri" w:eastAsia="Aptos" w:hAnsi="Calibri" w:cs="Calibri"/>
                <w:sz w:val="20"/>
                <w:szCs w:val="20"/>
              </w:rPr>
              <w:t>s</w:t>
            </w:r>
            <w:r w:rsidR="00653064">
              <w:rPr>
                <w:rFonts w:ascii="Calibri" w:eastAsia="Aptos" w:hAnsi="Calibri" w:cs="Calibri"/>
                <w:sz w:val="20"/>
                <w:szCs w:val="20"/>
              </w:rPr>
              <w:t xml:space="preserve"> </w:t>
            </w:r>
            <w:r w:rsidR="00914290">
              <w:rPr>
                <w:rFonts w:ascii="Calibri" w:eastAsia="Aptos" w:hAnsi="Calibri" w:cs="Calibri"/>
                <w:sz w:val="20"/>
                <w:szCs w:val="20"/>
              </w:rPr>
              <w:t>Registered</w:t>
            </w:r>
          </w:p>
          <w:p w14:paraId="3686F13D" w14:textId="77777777" w:rsidR="00641C4A" w:rsidRDefault="00641C4A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R</w:t>
            </w:r>
            <w:r w:rsidRPr="00641C4A">
              <w:rPr>
                <w:rFonts w:ascii="Calibri" w:eastAsia="Aptos" w:hAnsi="Calibri" w:cs="Calibri"/>
                <w:sz w:val="20"/>
                <w:szCs w:val="20"/>
              </w:rPr>
              <w:t>esponse times</w:t>
            </w:r>
          </w:p>
          <w:p w14:paraId="10FBA7D3" w14:textId="64023032" w:rsidR="00653064" w:rsidRDefault="00641C4A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D</w:t>
            </w:r>
            <w:r w:rsidRPr="00641C4A">
              <w:rPr>
                <w:rFonts w:ascii="Calibri" w:eastAsia="Aptos" w:hAnsi="Calibri" w:cs="Calibri"/>
                <w:sz w:val="20"/>
                <w:szCs w:val="20"/>
              </w:rPr>
              <w:t>atabase queries</w:t>
            </w:r>
            <w:r>
              <w:rPr>
                <w:rFonts w:ascii="Calibri" w:eastAsia="Aptos" w:hAnsi="Calibri" w:cs="Calibri"/>
                <w:sz w:val="20"/>
                <w:szCs w:val="20"/>
              </w:rPr>
              <w:t xml:space="preserve"> </w:t>
            </w:r>
            <w:r w:rsidR="00653064">
              <w:rPr>
                <w:rFonts w:ascii="Calibri" w:eastAsia="Aptos" w:hAnsi="Calibri" w:cs="Calibri"/>
                <w:sz w:val="20"/>
                <w:szCs w:val="20"/>
              </w:rPr>
              <w:t>(This will show the</w:t>
            </w:r>
            <w:r>
              <w:rPr>
                <w:rFonts w:ascii="Calibri" w:eastAsia="Aptos" w:hAnsi="Calibri" w:cs="Calibri"/>
                <w:sz w:val="20"/>
                <w:szCs w:val="20"/>
              </w:rPr>
              <w:t xml:space="preserve"> number of </w:t>
            </w:r>
            <w:proofErr w:type="gramStart"/>
            <w:r>
              <w:rPr>
                <w:rFonts w:ascii="Calibri" w:eastAsia="Aptos" w:hAnsi="Calibri" w:cs="Calibri"/>
                <w:sz w:val="20"/>
                <w:szCs w:val="20"/>
              </w:rPr>
              <w:t>time</w:t>
            </w:r>
            <w:proofErr w:type="gramEnd"/>
            <w:r>
              <w:rPr>
                <w:rFonts w:ascii="Calibri" w:eastAsia="Aptos" w:hAnsi="Calibri" w:cs="Calibri"/>
                <w:sz w:val="20"/>
                <w:szCs w:val="20"/>
              </w:rPr>
              <w:t xml:space="preserve"> that </w:t>
            </w:r>
            <w:proofErr w:type="gramStart"/>
            <w:r>
              <w:rPr>
                <w:rFonts w:ascii="Calibri" w:eastAsia="Aptos" w:hAnsi="Calibri" w:cs="Calibri"/>
                <w:sz w:val="20"/>
                <w:szCs w:val="20"/>
              </w:rPr>
              <w:t>particular center</w:t>
            </w:r>
            <w:proofErr w:type="gramEnd"/>
            <w:r>
              <w:rPr>
                <w:rFonts w:ascii="Calibri" w:eastAsia="Aptos" w:hAnsi="Calibri" w:cs="Calibri"/>
                <w:sz w:val="20"/>
                <w:szCs w:val="20"/>
              </w:rPr>
              <w:t xml:space="preserve"> was clicked</w:t>
            </w:r>
            <w:r w:rsidR="00653064">
              <w:rPr>
                <w:rFonts w:ascii="Calibri" w:eastAsia="Aptos" w:hAnsi="Calibri" w:cs="Calibri"/>
                <w:sz w:val="20"/>
                <w:szCs w:val="20"/>
              </w:rPr>
              <w:t>)</w:t>
            </w:r>
          </w:p>
          <w:p w14:paraId="2E6FAFB5" w14:textId="24A3AC35" w:rsidR="00641C4A" w:rsidRPr="00641C4A" w:rsidRDefault="00641C4A" w:rsidP="00641C4A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Number of home visits</w:t>
            </w:r>
          </w:p>
          <w:p w14:paraId="5B64C922" w14:textId="77777777" w:rsidR="00641C4A" w:rsidRDefault="00653064" w:rsidP="00A15E27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641C4A">
              <w:rPr>
                <w:rFonts w:ascii="Calibri" w:eastAsia="Aptos" w:hAnsi="Calibri" w:cs="Calibri"/>
                <w:sz w:val="20"/>
                <w:szCs w:val="20"/>
              </w:rPr>
              <w:t>La</w:t>
            </w:r>
            <w:r w:rsidR="00641C4A" w:rsidRPr="00641C4A">
              <w:rPr>
                <w:rFonts w:ascii="Calibri" w:eastAsia="Aptos" w:hAnsi="Calibri" w:cs="Calibri"/>
                <w:sz w:val="20"/>
                <w:szCs w:val="20"/>
              </w:rPr>
              <w:t>st</w:t>
            </w:r>
            <w:r w:rsidRPr="00641C4A">
              <w:rPr>
                <w:rFonts w:ascii="Calibri" w:eastAsia="Aptos" w:hAnsi="Calibri" w:cs="Calibri"/>
                <w:sz w:val="20"/>
                <w:szCs w:val="20"/>
              </w:rPr>
              <w:t xml:space="preserve"> Date Time</w:t>
            </w:r>
            <w:r w:rsidR="00641C4A" w:rsidRPr="00641C4A">
              <w:rPr>
                <w:rFonts w:ascii="Calibri" w:eastAsia="Aptos" w:hAnsi="Calibri" w:cs="Calibri"/>
                <w:sz w:val="20"/>
                <w:szCs w:val="20"/>
              </w:rPr>
              <w:t xml:space="preserve"> of billing</w:t>
            </w:r>
          </w:p>
          <w:p w14:paraId="46EB1027" w14:textId="5B96858B" w:rsidR="00653064" w:rsidRDefault="00641C4A" w:rsidP="00A15E27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 xml:space="preserve">Number and type of tests conducted </w:t>
            </w:r>
          </w:p>
          <w:p w14:paraId="472B175D" w14:textId="2672CF64" w:rsidR="00641C4A" w:rsidRDefault="00641C4A" w:rsidP="00A15E27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M</w:t>
            </w:r>
            <w:r w:rsidRPr="00641C4A">
              <w:rPr>
                <w:rFonts w:ascii="Calibri" w:eastAsia="Aptos" w:hAnsi="Calibri" w:cs="Calibri"/>
                <w:sz w:val="20"/>
                <w:szCs w:val="20"/>
              </w:rPr>
              <w:t xml:space="preserve">ost popular, </w:t>
            </w:r>
            <w:r>
              <w:rPr>
                <w:rFonts w:ascii="Calibri" w:eastAsia="Aptos" w:hAnsi="Calibri" w:cs="Calibri"/>
                <w:sz w:val="20"/>
                <w:szCs w:val="20"/>
              </w:rPr>
              <w:t xml:space="preserve">or </w:t>
            </w:r>
            <w:r w:rsidRPr="00641C4A">
              <w:rPr>
                <w:rFonts w:ascii="Calibri" w:eastAsia="Aptos" w:hAnsi="Calibri" w:cs="Calibri"/>
                <w:sz w:val="20"/>
                <w:szCs w:val="20"/>
              </w:rPr>
              <w:t>frequently</w:t>
            </w:r>
            <w:r>
              <w:rPr>
                <w:rFonts w:ascii="Calibri" w:eastAsia="Aptos" w:hAnsi="Calibri" w:cs="Calibri"/>
                <w:sz w:val="20"/>
                <w:szCs w:val="20"/>
              </w:rPr>
              <w:t xml:space="preserve"> requested</w:t>
            </w:r>
          </w:p>
          <w:p w14:paraId="5F6E7109" w14:textId="0CF3305A" w:rsidR="00787A98" w:rsidRPr="00641C4A" w:rsidRDefault="00787A98" w:rsidP="00A15E27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Services availed</w:t>
            </w:r>
          </w:p>
          <w:p w14:paraId="42D77DBC" w14:textId="1AB125EA" w:rsidR="00653064" w:rsidRDefault="00641C4A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Service Crashes</w:t>
            </w:r>
          </w:p>
          <w:p w14:paraId="42EFE330" w14:textId="77777777" w:rsidR="00653064" w:rsidRDefault="00653064" w:rsidP="00D50093">
            <w:pPr>
              <w:pStyle w:val="ListParagraph"/>
              <w:spacing w:after="0" w:line="276" w:lineRule="auto"/>
              <w:ind w:left="1440"/>
              <w:rPr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EF4F3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4F9D3357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78B4" w14:textId="46922073" w:rsidR="00653064" w:rsidRDefault="00D50093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6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36720C" w14:textId="748618D2" w:rsidR="00653064" w:rsidRDefault="00653064">
            <w:p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 xml:space="preserve">View </w:t>
            </w:r>
            <w:r w:rsid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Individual Registered Investigating Centers</w:t>
            </w:r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97988" w14:textId="1538FA78" w:rsidR="00653064" w:rsidRPr="00D50093" w:rsidRDefault="00653064" w:rsidP="00D50093">
            <w:pPr>
              <w:pStyle w:val="ListParagraph"/>
              <w:spacing w:after="0" w:line="240" w:lineRule="auto"/>
              <w:ind w:left="1440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 xml:space="preserve"> </w:t>
            </w:r>
          </w:p>
          <w:p w14:paraId="710857BB" w14:textId="77777777" w:rsidR="00653064" w:rsidRDefault="00653064">
            <w:pPr>
              <w:pStyle w:val="ListParagraph"/>
              <w:spacing w:after="0" w:line="240" w:lineRule="auto"/>
              <w:ind w:left="1440"/>
              <w:rPr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BAD88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603F5D1C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770E3" w14:textId="146638C6" w:rsidR="00653064" w:rsidRDefault="00D50093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7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29DF6" w14:textId="2190680A" w:rsidR="00653064" w:rsidRDefault="00914290">
            <w:p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A</w:t>
            </w:r>
            <w:r w:rsidRPr="00914290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lerts and notifications</w:t>
            </w:r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2DCFB" w14:textId="10D0EC9C" w:rsidR="00653064" w:rsidRDefault="00653064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 xml:space="preserve">View </w:t>
            </w:r>
            <w:r w:rsidR="00914290" w:rsidRPr="00914290">
              <w:rPr>
                <w:rFonts w:ascii="Calibri" w:eastAsia="Aptos" w:hAnsi="Calibri" w:cs="Calibri"/>
                <w:sz w:val="20"/>
                <w:szCs w:val="20"/>
              </w:rPr>
              <w:t>alerts and notifications</w:t>
            </w:r>
          </w:p>
          <w:p w14:paraId="50482563" w14:textId="02B51516" w:rsidR="00D13C35" w:rsidRDefault="00D13C35">
            <w:pPr>
              <w:pStyle w:val="ListParagraph"/>
              <w:numPr>
                <w:ilvl w:val="1"/>
                <w:numId w:val="32"/>
              </w:numPr>
              <w:spacing w:after="0" w:line="240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P</w:t>
            </w:r>
            <w:r w:rsidRPr="00D13C35">
              <w:rPr>
                <w:rFonts w:ascii="Calibri" w:eastAsia="Aptos" w:hAnsi="Calibri" w:cs="Calibri"/>
                <w:sz w:val="20"/>
                <w:szCs w:val="20"/>
              </w:rPr>
              <w:t>erformance degradation</w:t>
            </w:r>
          </w:p>
          <w:p w14:paraId="0C3E6D81" w14:textId="626A854E" w:rsidR="00653064" w:rsidRDefault="00D13C35">
            <w:pPr>
              <w:pStyle w:val="ListParagraph"/>
              <w:numPr>
                <w:ilvl w:val="1"/>
                <w:numId w:val="32"/>
              </w:numPr>
              <w:spacing w:after="0" w:line="240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System outages</w:t>
            </w:r>
          </w:p>
          <w:p w14:paraId="51FBB27F" w14:textId="77367025" w:rsidR="00653064" w:rsidRDefault="00D13C35">
            <w:pPr>
              <w:pStyle w:val="ListParagraph"/>
              <w:numPr>
                <w:ilvl w:val="1"/>
                <w:numId w:val="32"/>
              </w:numPr>
              <w:spacing w:after="0" w:line="240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Errors</w:t>
            </w:r>
          </w:p>
          <w:p w14:paraId="3FFB9AA9" w14:textId="553041DD" w:rsidR="00653064" w:rsidRDefault="00653064">
            <w:pPr>
              <w:pStyle w:val="ListParagraph"/>
              <w:numPr>
                <w:ilvl w:val="1"/>
                <w:numId w:val="32"/>
              </w:numPr>
              <w:spacing w:after="0" w:line="240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A table will appear which will consist of (</w:t>
            </w:r>
            <w:r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Date, Time, A</w:t>
            </w:r>
            <w:r w:rsidR="00D13C35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ddress</w:t>
            </w:r>
            <w:r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 xml:space="preserve">, </w:t>
            </w:r>
            <w:r w:rsidR="00D13C35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Querry, Issue, Remarks</w:t>
            </w:r>
            <w:r>
              <w:rPr>
                <w:rFonts w:ascii="Calibri" w:eastAsia="Aptos" w:hAnsi="Calibri" w:cs="Calibri"/>
                <w:sz w:val="20"/>
                <w:szCs w:val="20"/>
              </w:rPr>
              <w:t>)</w:t>
            </w:r>
          </w:p>
          <w:p w14:paraId="32692E25" w14:textId="77777777" w:rsidR="00653064" w:rsidRDefault="00653064">
            <w:pPr>
              <w:pStyle w:val="ListParagraph"/>
              <w:numPr>
                <w:ilvl w:val="1"/>
                <w:numId w:val="32"/>
              </w:numPr>
              <w:spacing w:after="0" w:line="240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lastRenderedPageBreak/>
              <w:t xml:space="preserve">Excel (This will be a download button which will download data in excel format)        </w:t>
            </w:r>
          </w:p>
          <w:p w14:paraId="081C18BD" w14:textId="77777777" w:rsidR="00653064" w:rsidRDefault="00653064">
            <w:pPr>
              <w:pStyle w:val="ListParagraph"/>
              <w:spacing w:after="0" w:line="240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81020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1325A83E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26F64" w14:textId="7A6B9E8A" w:rsidR="00653064" w:rsidRPr="00B12C77" w:rsidRDefault="00D50093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9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82413" w14:textId="77777777" w:rsidR="00653064" w:rsidRPr="00B12C77" w:rsidRDefault="00653064">
            <w:p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Employees</w:t>
            </w:r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CB116" w14:textId="77777777" w:rsidR="00653064" w:rsidRDefault="00653064">
            <w:pPr>
              <w:spacing w:after="0" w:line="276" w:lineRule="auto"/>
              <w:rPr>
                <w:ins w:id="48" w:author="Ameya Vaze" w:date="2025-06-17T14:47:00Z" w16du:dateUtc="2025-06-17T09:17:00Z"/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Employee Management</w:t>
            </w:r>
          </w:p>
          <w:p w14:paraId="5F32872B" w14:textId="60AD7567" w:rsidR="00A901DB" w:rsidRPr="00A901DB" w:rsidRDefault="00A901DB" w:rsidP="00A901DB">
            <w:pPr>
              <w:pStyle w:val="ListParagraph"/>
              <w:numPr>
                <w:ilvl w:val="0"/>
                <w:numId w:val="65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  <w:rPrChange w:id="49" w:author="Ameya Vaze" w:date="2025-06-17T14:47:00Z" w16du:dateUtc="2025-06-17T09:17:00Z">
                  <w:rPr/>
                </w:rPrChange>
              </w:rPr>
              <w:pPrChange w:id="50" w:author="Ameya Vaze" w:date="2025-06-17T14:47:00Z" w16du:dateUtc="2025-06-17T09:17:00Z">
                <w:pPr>
                  <w:spacing w:after="0" w:line="276" w:lineRule="auto"/>
                </w:pPr>
              </w:pPrChange>
            </w:pPr>
            <w:ins w:id="51" w:author="Ameya Vaze" w:date="2025-06-17T14:47:00Z" w16du:dateUtc="2025-06-17T09:17:00Z">
              <w:r w:rsidRPr="00A901DB">
                <w:rPr>
                  <w:rFonts w:ascii="Calibri" w:eastAsia="Aptos" w:hAnsi="Calibri" w:cs="Calibri"/>
                  <w:sz w:val="20"/>
                  <w:szCs w:val="20"/>
                  <w:rPrChange w:id="52" w:author="Ameya Vaze" w:date="2025-06-17T14:47:00Z" w16du:dateUtc="2025-06-17T09:17:00Z">
                    <w:rPr/>
                  </w:rPrChange>
                </w:rPr>
                <w:t>Employee Profle</w:t>
              </w:r>
              <w:r>
                <w:rPr>
                  <w:rFonts w:ascii="Calibri" w:eastAsia="Aptos" w:hAnsi="Calibri" w:cs="Calibri"/>
                  <w:sz w:val="20"/>
                  <w:szCs w:val="20"/>
                </w:rPr>
                <w:t xml:space="preserve"> and relevant access details</w:t>
              </w:r>
            </w:ins>
          </w:p>
          <w:p w14:paraId="4DA27E12" w14:textId="77777777" w:rsidR="00653064" w:rsidRPr="00B12C77" w:rsidRDefault="00653064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 xml:space="preserve">Employee List </w:t>
            </w:r>
          </w:p>
          <w:p w14:paraId="6DCB53A6" w14:textId="77777777" w:rsidR="00653064" w:rsidRPr="00B12C77" w:rsidRDefault="00653064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1080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Select division searchable drop-down function, where user can type or look for the division.</w:t>
            </w:r>
          </w:p>
          <w:p w14:paraId="2C5502B7" w14:textId="77777777" w:rsidR="00653064" w:rsidRPr="00B12C77" w:rsidRDefault="00653064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1080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Employee ID &amp; Employee name (This will be in input function)</w:t>
            </w:r>
          </w:p>
          <w:p w14:paraId="5455E040" w14:textId="77777777" w:rsidR="00653064" w:rsidRPr="00B12C77" w:rsidRDefault="00653064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1080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 xml:space="preserve">Search </w:t>
            </w:r>
            <w:proofErr w:type="gramStart"/>
            <w:r w:rsidRPr="00B12C77">
              <w:rPr>
                <w:rFonts w:ascii="Calibri" w:eastAsia="Aptos" w:hAnsi="Calibri" w:cs="Calibri"/>
                <w:sz w:val="20"/>
                <w:szCs w:val="20"/>
              </w:rPr>
              <w:t>Button(</w:t>
            </w:r>
            <w:proofErr w:type="gramEnd"/>
            <w:r w:rsidRPr="00B12C77">
              <w:rPr>
                <w:rFonts w:ascii="Calibri" w:eastAsia="Aptos" w:hAnsi="Calibri" w:cs="Calibri"/>
                <w:sz w:val="20"/>
                <w:szCs w:val="20"/>
              </w:rPr>
              <w:t>This will be a search engine, after filling in the above details, the desired output will appear.)</w:t>
            </w:r>
          </w:p>
          <w:p w14:paraId="7D88D2CF" w14:textId="77777777" w:rsidR="00653064" w:rsidRPr="00B12C77" w:rsidRDefault="00653064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1080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A table will appear which will consist of (Division, Employee Name, Profile image, Image Upload, Check Attendance, Status and Action)</w:t>
            </w:r>
          </w:p>
          <w:p w14:paraId="050C4E0F" w14:textId="77777777" w:rsidR="00653064" w:rsidRPr="00B12C77" w:rsidRDefault="00653064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1440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After clicking on “Check Attendance</w:t>
            </w:r>
            <w:proofErr w:type="gramStart"/>
            <w:r w:rsidRPr="00B12C77">
              <w:rPr>
                <w:rFonts w:ascii="Calibri" w:eastAsia="Aptos" w:hAnsi="Calibri" w:cs="Calibri"/>
                <w:sz w:val="20"/>
                <w:szCs w:val="20"/>
              </w:rPr>
              <w:t>” ,</w:t>
            </w:r>
            <w:proofErr w:type="gramEnd"/>
            <w:r w:rsidRPr="00B12C77">
              <w:rPr>
                <w:rFonts w:ascii="Calibri" w:eastAsia="Aptos" w:hAnsi="Calibri" w:cs="Calibri"/>
                <w:sz w:val="20"/>
                <w:szCs w:val="20"/>
              </w:rPr>
              <w:t xml:space="preserve"> it will redirect to respective Employee’s Attendance Report </w:t>
            </w:r>
          </w:p>
          <w:p w14:paraId="441B367E" w14:textId="77777777" w:rsidR="00653064" w:rsidRPr="00B12C77" w:rsidRDefault="00653064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00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 xml:space="preserve">Employee ID </w:t>
            </w:r>
          </w:p>
          <w:p w14:paraId="63065D95" w14:textId="77777777" w:rsidR="00653064" w:rsidRPr="00B12C77" w:rsidRDefault="00653064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00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Employee Name</w:t>
            </w:r>
          </w:p>
          <w:p w14:paraId="064106DB" w14:textId="77777777" w:rsidR="00653064" w:rsidRPr="00B12C77" w:rsidRDefault="00653064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00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 xml:space="preserve">To Date &amp; From Date Search for </w:t>
            </w:r>
            <w:proofErr w:type="gramStart"/>
            <w:r w:rsidRPr="00B12C77">
              <w:rPr>
                <w:rFonts w:ascii="Calibri" w:eastAsia="Aptos" w:hAnsi="Calibri" w:cs="Calibri"/>
                <w:sz w:val="20"/>
                <w:szCs w:val="20"/>
              </w:rPr>
              <w:t>Attendance(</w:t>
            </w:r>
            <w:proofErr w:type="gramEnd"/>
            <w:r w:rsidRPr="00B12C77">
              <w:rPr>
                <w:rFonts w:ascii="Calibri" w:eastAsia="Aptos" w:hAnsi="Calibri" w:cs="Calibri"/>
                <w:sz w:val="20"/>
                <w:szCs w:val="20"/>
              </w:rPr>
              <w:t>This will be in calendar format)</w:t>
            </w:r>
          </w:p>
          <w:p w14:paraId="07B0BE5A" w14:textId="77777777" w:rsidR="00653064" w:rsidRPr="00B12C77" w:rsidRDefault="00653064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00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 xml:space="preserve">Search Button (This will be a search engine, which will give the result in table forma) </w:t>
            </w:r>
          </w:p>
          <w:p w14:paraId="22833E6A" w14:textId="77777777" w:rsidR="00653064" w:rsidRPr="00B12C77" w:rsidRDefault="00653064">
            <w:pPr>
              <w:pStyle w:val="ListParagraph"/>
              <w:numPr>
                <w:ilvl w:val="0"/>
                <w:numId w:val="23"/>
              </w:numPr>
              <w:spacing w:after="0" w:line="276" w:lineRule="auto"/>
              <w:ind w:left="1800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Table will consist of (Date, In Time, Out Time, Attendance, View Details)</w:t>
            </w:r>
          </w:p>
          <w:p w14:paraId="1FFE396F" w14:textId="77777777" w:rsidR="00653064" w:rsidRPr="00B12C77" w:rsidRDefault="00653064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2160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 xml:space="preserve">Under view details (This will be a button under the table) </w:t>
            </w:r>
          </w:p>
          <w:p w14:paraId="76EE1164" w14:textId="77777777" w:rsidR="00653064" w:rsidRPr="00B12C77" w:rsidRDefault="00653064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2160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After clicking on it both the details of login and logout will appear for the Employee (Image, IN/OUT time, Latitude and Longitude)</w:t>
            </w:r>
          </w:p>
          <w:p w14:paraId="261E20C4" w14:textId="77777777" w:rsidR="00653064" w:rsidRPr="00B12C77" w:rsidRDefault="00653064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ind w:left="2160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Table with Time, Employee Image and view on map (This will be a button) and Mark as IN and Mark as Out.</w:t>
            </w:r>
          </w:p>
          <w:p w14:paraId="6CDBC75B" w14:textId="77777777" w:rsidR="00653064" w:rsidRPr="00B12C77" w:rsidRDefault="00653064">
            <w:pPr>
              <w:pStyle w:val="ListParagraph"/>
              <w:spacing w:after="0" w:line="276" w:lineRule="auto"/>
              <w:ind w:left="1080"/>
              <w:rPr>
                <w:rFonts w:ascii="Calibri" w:eastAsia="Aptos" w:hAnsi="Calibri" w:cs="Calibri"/>
                <w:sz w:val="20"/>
                <w:szCs w:val="20"/>
              </w:rPr>
            </w:pPr>
          </w:p>
          <w:p w14:paraId="467BEB30" w14:textId="77777777" w:rsidR="00653064" w:rsidRPr="00B12C77" w:rsidRDefault="00653064">
            <w:pPr>
              <w:pStyle w:val="ListParagraph"/>
              <w:numPr>
                <w:ilvl w:val="0"/>
                <w:numId w:val="11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Add Employee</w:t>
            </w:r>
            <w:r w:rsidRPr="00B12C77">
              <w:rPr>
                <w:rFonts w:ascii="Calibri" w:eastAsia="Aptos" w:hAnsi="Calibri" w:cs="Calibri"/>
                <w:sz w:val="20"/>
                <w:szCs w:val="20"/>
              </w:rPr>
              <w:t xml:space="preserve"> (This will be a button, after clicking on it following details need to be filled:</w:t>
            </w:r>
          </w:p>
          <w:p w14:paraId="1AFA7777" w14:textId="77777777" w:rsidR="00653064" w:rsidRPr="00B12C77" w:rsidRDefault="0065306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Select division (This will be a searchable drop-down function)</w:t>
            </w:r>
          </w:p>
          <w:p w14:paraId="15C5E0B5" w14:textId="77777777" w:rsidR="00653064" w:rsidRPr="00B12C77" w:rsidRDefault="0065306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Add Multiple Wards from selected division</w:t>
            </w:r>
          </w:p>
          <w:p w14:paraId="634A3660" w14:textId="77777777" w:rsidR="00653064" w:rsidRPr="00B12C77" w:rsidRDefault="0065306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Employee ID (This will be in input format)</w:t>
            </w:r>
          </w:p>
          <w:p w14:paraId="3114EAAD" w14:textId="77777777" w:rsidR="00653064" w:rsidRPr="00B12C77" w:rsidRDefault="0065306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First Name</w:t>
            </w:r>
          </w:p>
          <w:p w14:paraId="0A7BB49C" w14:textId="77777777" w:rsidR="00653064" w:rsidRPr="00B12C77" w:rsidRDefault="0065306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Middle Name</w:t>
            </w:r>
          </w:p>
          <w:p w14:paraId="46CC7C45" w14:textId="77777777" w:rsidR="00653064" w:rsidRPr="00B12C77" w:rsidRDefault="0065306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Last Name</w:t>
            </w:r>
          </w:p>
          <w:p w14:paraId="2DC8345D" w14:textId="77777777" w:rsidR="00653064" w:rsidRPr="00B12C77" w:rsidRDefault="0065306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Contact No*</w:t>
            </w:r>
          </w:p>
          <w:p w14:paraId="748DB0B1" w14:textId="77777777" w:rsidR="00653064" w:rsidRPr="00B12C77" w:rsidRDefault="0065306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Pan No*</w:t>
            </w:r>
          </w:p>
          <w:p w14:paraId="7AC07F7E" w14:textId="61CFABE6" w:rsidR="00653064" w:rsidRPr="00B12C77" w:rsidRDefault="0065306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Adhar No*</w:t>
            </w:r>
            <w:ins w:id="53" w:author="Ameya Vaze" w:date="2025-06-17T14:48:00Z" w16du:dateUtc="2025-06-17T09:18:00Z">
              <w:r w:rsidR="00387281">
                <w:rPr>
                  <w:rFonts w:ascii="Calibri" w:eastAsia="Aptos" w:hAnsi="Calibri" w:cs="Calibri"/>
                  <w:sz w:val="20"/>
                  <w:szCs w:val="20"/>
                </w:rPr>
                <w:t xml:space="preserve"> (optional)</w:t>
              </w:r>
            </w:ins>
          </w:p>
          <w:p w14:paraId="45E7F517" w14:textId="681E488F" w:rsidR="00653064" w:rsidRPr="00B12C77" w:rsidRDefault="0065306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Bank Account No*</w:t>
            </w:r>
            <w:ins w:id="54" w:author="Ameya Vaze" w:date="2025-06-17T14:49:00Z" w16du:dateUtc="2025-06-17T09:19:00Z">
              <w:r w:rsidR="00387281">
                <w:rPr>
                  <w:rFonts w:ascii="Calibri" w:eastAsia="Aptos" w:hAnsi="Calibri" w:cs="Calibri"/>
                  <w:sz w:val="20"/>
                  <w:szCs w:val="20"/>
                </w:rPr>
                <w:t xml:space="preserve"> </w:t>
              </w:r>
              <w:r w:rsidR="00387281">
                <w:rPr>
                  <w:rFonts w:ascii="Calibri" w:eastAsia="Aptos" w:hAnsi="Calibri" w:cs="Calibri"/>
                  <w:sz w:val="20"/>
                  <w:szCs w:val="20"/>
                </w:rPr>
                <w:t>(optional)</w:t>
              </w:r>
            </w:ins>
          </w:p>
          <w:p w14:paraId="6EB257FB" w14:textId="166226F0" w:rsidR="00653064" w:rsidRPr="00B12C77" w:rsidRDefault="0065306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EPF(UAN) No*</w:t>
            </w:r>
            <w:ins w:id="55" w:author="Ameya Vaze" w:date="2025-06-17T14:49:00Z" w16du:dateUtc="2025-06-17T09:19:00Z">
              <w:r w:rsidR="00387281">
                <w:rPr>
                  <w:rFonts w:ascii="Calibri" w:eastAsia="Aptos" w:hAnsi="Calibri" w:cs="Calibri"/>
                  <w:sz w:val="20"/>
                  <w:szCs w:val="20"/>
                </w:rPr>
                <w:t xml:space="preserve"> </w:t>
              </w:r>
              <w:r w:rsidR="00387281">
                <w:rPr>
                  <w:rFonts w:ascii="Calibri" w:eastAsia="Aptos" w:hAnsi="Calibri" w:cs="Calibri"/>
                  <w:sz w:val="20"/>
                  <w:szCs w:val="20"/>
                </w:rPr>
                <w:t>(optional)</w:t>
              </w:r>
            </w:ins>
          </w:p>
          <w:p w14:paraId="4AE63636" w14:textId="6C1763ED" w:rsidR="00653064" w:rsidRPr="00B12C77" w:rsidRDefault="0065306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EsIC No*</w:t>
            </w:r>
            <w:ins w:id="56" w:author="Ameya Vaze" w:date="2025-06-17T14:49:00Z" w16du:dateUtc="2025-06-17T09:19:00Z">
              <w:r w:rsidR="00387281">
                <w:rPr>
                  <w:rFonts w:ascii="Calibri" w:eastAsia="Aptos" w:hAnsi="Calibri" w:cs="Calibri"/>
                  <w:sz w:val="20"/>
                  <w:szCs w:val="20"/>
                </w:rPr>
                <w:t xml:space="preserve"> </w:t>
              </w:r>
              <w:r w:rsidR="00387281">
                <w:rPr>
                  <w:rFonts w:ascii="Calibri" w:eastAsia="Aptos" w:hAnsi="Calibri" w:cs="Calibri"/>
                  <w:sz w:val="20"/>
                  <w:szCs w:val="20"/>
                </w:rPr>
                <w:t>(optional)</w:t>
              </w:r>
            </w:ins>
          </w:p>
          <w:p w14:paraId="7CBAA389" w14:textId="77777777" w:rsidR="00653064" w:rsidRPr="00B12C77" w:rsidRDefault="0065306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 xml:space="preserve">Designation </w:t>
            </w:r>
          </w:p>
          <w:p w14:paraId="1F20AA85" w14:textId="77777777" w:rsidR="00653064" w:rsidRPr="00B12C77" w:rsidRDefault="00653064">
            <w:pPr>
              <w:pStyle w:val="ListParagraph"/>
              <w:numPr>
                <w:ilvl w:val="0"/>
                <w:numId w:val="1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Address</w:t>
            </w:r>
          </w:p>
          <w:p w14:paraId="433A6B96" w14:textId="77777777" w:rsidR="00653064" w:rsidRPr="00B12C77" w:rsidRDefault="00653064">
            <w:pPr>
              <w:spacing w:after="0" w:line="276" w:lineRule="auto"/>
              <w:ind w:left="720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All the above functionalities will be in input format</w:t>
            </w:r>
          </w:p>
          <w:p w14:paraId="333E26F8" w14:textId="77777777" w:rsidR="00653064" w:rsidRPr="00B12C77" w:rsidRDefault="00653064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Select Blood Group (This will be a searchable drop-down format)</w:t>
            </w:r>
          </w:p>
          <w:p w14:paraId="7269CAE3" w14:textId="77777777" w:rsidR="00653064" w:rsidRDefault="00653064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rPr>
                <w:ins w:id="57" w:author="Ameya Vaze" w:date="2025-06-17T14:51:00Z" w16du:dateUtc="2025-06-17T09:21:00Z"/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Male &amp; Female (This will be a check box)</w:t>
            </w:r>
          </w:p>
          <w:p w14:paraId="191E0D47" w14:textId="74334233" w:rsidR="00387281" w:rsidRPr="00B12C77" w:rsidRDefault="00387281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commentRangeStart w:id="58"/>
            <w:ins w:id="59" w:author="Ameya Vaze" w:date="2025-06-17T14:51:00Z" w16du:dateUtc="2025-06-17T09:21:00Z">
              <w:r>
                <w:rPr>
                  <w:rFonts w:ascii="Calibri" w:eastAsia="Aptos" w:hAnsi="Calibri" w:cs="Calibri"/>
                  <w:sz w:val="20"/>
                  <w:szCs w:val="20"/>
                </w:rPr>
                <w:t xml:space="preserve">Qualification criteria (This will be </w:t>
              </w:r>
              <w:proofErr w:type="gramStart"/>
              <w:r>
                <w:rPr>
                  <w:rFonts w:ascii="Calibri" w:eastAsia="Aptos" w:hAnsi="Calibri" w:cs="Calibri"/>
                  <w:sz w:val="20"/>
                  <w:szCs w:val="20"/>
                </w:rPr>
                <w:t>check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</w:rPr>
                <w:t xml:space="preserve"> box and pdf/jpe</w:t>
              </w:r>
            </w:ins>
            <w:ins w:id="60" w:author="Ameya Vaze" w:date="2025-06-17T14:52:00Z" w16du:dateUtc="2025-06-17T09:22:00Z">
              <w:r>
                <w:rPr>
                  <w:rFonts w:ascii="Calibri" w:eastAsia="Aptos" w:hAnsi="Calibri" w:cs="Calibri"/>
                  <w:sz w:val="20"/>
                  <w:szCs w:val="20"/>
                </w:rPr>
                <w:t xml:space="preserve">g/png </w:t>
              </w:r>
            </w:ins>
            <w:ins w:id="61" w:author="Ameya Vaze" w:date="2025-06-17T14:51:00Z" w16du:dateUtc="2025-06-17T09:21:00Z">
              <w:r>
                <w:rPr>
                  <w:rFonts w:ascii="Calibri" w:eastAsia="Aptos" w:hAnsi="Calibri" w:cs="Calibri"/>
                  <w:sz w:val="20"/>
                  <w:szCs w:val="20"/>
                </w:rPr>
                <w:t>upload</w:t>
              </w:r>
            </w:ins>
            <w:ins w:id="62" w:author="Ameya Vaze" w:date="2025-06-17T14:52:00Z" w16du:dateUtc="2025-06-17T09:22:00Z">
              <w:r>
                <w:rPr>
                  <w:rFonts w:ascii="Calibri" w:eastAsia="Aptos" w:hAnsi="Calibri" w:cs="Calibri"/>
                  <w:sz w:val="20"/>
                  <w:szCs w:val="20"/>
                </w:rPr>
                <w:t>, updated by admin)</w:t>
              </w:r>
            </w:ins>
            <w:commentRangeEnd w:id="58"/>
            <w:ins w:id="63" w:author="Ameya Vaze" w:date="2025-06-17T14:53:00Z" w16du:dateUtc="2025-06-17T09:23:00Z">
              <w:r>
                <w:rPr>
                  <w:rStyle w:val="CommentReference"/>
                </w:rPr>
                <w:commentReference w:id="58"/>
              </w:r>
            </w:ins>
          </w:p>
          <w:p w14:paraId="5F995BA7" w14:textId="77777777" w:rsidR="00653064" w:rsidRPr="00B12C77" w:rsidRDefault="00653064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Joining and Birth Date (This will be a Calendar, where admin can select the date).</w:t>
            </w:r>
          </w:p>
          <w:p w14:paraId="195DF2CE" w14:textId="77777777" w:rsidR="00653064" w:rsidRPr="00B12C77" w:rsidRDefault="00653064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>Submit (This will be a button, which will save/create the employee detail based on above details).</w:t>
            </w:r>
          </w:p>
          <w:p w14:paraId="44389A35" w14:textId="77777777" w:rsidR="00653064" w:rsidRPr="00B12C77" w:rsidRDefault="00653064">
            <w:pPr>
              <w:pStyle w:val="ListParagraph"/>
              <w:numPr>
                <w:ilvl w:val="0"/>
                <w:numId w:val="9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B12C77">
              <w:rPr>
                <w:rFonts w:ascii="Calibri" w:eastAsia="Aptos" w:hAnsi="Calibri" w:cs="Calibri"/>
                <w:sz w:val="20"/>
                <w:szCs w:val="20"/>
              </w:rPr>
              <w:t xml:space="preserve">Cancel (This will be a button, which will lead to previous page)                                                   </w:t>
            </w:r>
          </w:p>
          <w:p w14:paraId="4A80C722" w14:textId="77777777" w:rsidR="00653064" w:rsidRPr="00B12C77" w:rsidRDefault="00653064">
            <w:pPr>
              <w:pStyle w:val="ListParagraph"/>
              <w:spacing w:after="0" w:line="276" w:lineRule="auto"/>
              <w:ind w:left="1080"/>
              <w:rPr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72A11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0E55F11A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412BD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FA9AF" w14:textId="4EB8A5AC" w:rsidR="00653064" w:rsidRPr="00787A98" w:rsidRDefault="00BD4A54">
            <w:p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  <w:highlight w:val="yellow"/>
              </w:rPr>
            </w:pPr>
            <w:ins w:id="64" w:author="Ameya Vaze" w:date="2025-06-17T15:09:00Z" w16du:dateUtc="2025-06-17T09:39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yellow"/>
                </w:rPr>
                <w:t>Consultant</w:t>
              </w:r>
            </w:ins>
            <w:ins w:id="65" w:author="Ameya Vaze" w:date="2025-06-17T15:08:00Z" w16du:dateUtc="2025-06-17T09:38:00Z">
              <w:r w:rsidR="00735D6A"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yellow"/>
                </w:rPr>
                <w:t xml:space="preserve"> onboarding Module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CF72C" w14:textId="25F1197C" w:rsidR="00735D6A" w:rsidRPr="00384708" w:rsidRDefault="00735D6A" w:rsidP="00735D6A">
            <w:pPr>
              <w:pStyle w:val="ListParagraph"/>
              <w:numPr>
                <w:ilvl w:val="0"/>
                <w:numId w:val="68"/>
              </w:numPr>
              <w:spacing w:after="0" w:line="276" w:lineRule="auto"/>
              <w:rPr>
                <w:ins w:id="66" w:author="Ameya Vaze" w:date="2025-06-17T15:20:00Z" w16du:dateUtc="2025-06-17T09:50:00Z"/>
                <w:rFonts w:ascii="Calibri" w:eastAsia="Aptos" w:hAnsi="Calibri" w:cs="Calibri"/>
                <w:sz w:val="20"/>
                <w:szCs w:val="20"/>
                <w:rPrChange w:id="67" w:author="Ameya Vaze" w:date="2025-06-17T15:20:00Z" w16du:dateUtc="2025-06-17T09:50:00Z">
                  <w:rPr>
                    <w:ins w:id="68" w:author="Ameya Vaze" w:date="2025-06-17T15:20:00Z" w16du:dateUtc="2025-06-17T09:50:00Z"/>
                    <w:rFonts w:ascii="Calibri" w:eastAsia="Aptos" w:hAnsi="Calibri" w:cs="Calibri"/>
                    <w:b/>
                    <w:bCs/>
                    <w:sz w:val="20"/>
                    <w:szCs w:val="20"/>
                  </w:rPr>
                </w:rPrChange>
              </w:rPr>
            </w:pPr>
            <w:ins w:id="69" w:author="Ameya Vaze" w:date="2025-06-17T15:08:00Z" w16du:dateUtc="2025-06-17T09:38:00Z">
              <w:r w:rsidRPr="00787A98"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Add </w:t>
              </w:r>
            </w:ins>
            <w:ins w:id="70" w:author="Ameya Vaze" w:date="2025-06-17T15:09:00Z" w16du:dateUtc="2025-06-17T09:39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Consultant</w:t>
              </w:r>
            </w:ins>
          </w:p>
          <w:p w14:paraId="270803C2" w14:textId="59670358" w:rsidR="00384708" w:rsidRPr="00384708" w:rsidRDefault="00384708" w:rsidP="00384708">
            <w:pPr>
              <w:pStyle w:val="ListParagraph"/>
              <w:numPr>
                <w:ilvl w:val="0"/>
                <w:numId w:val="68"/>
              </w:numPr>
              <w:spacing w:after="0" w:line="276" w:lineRule="auto"/>
              <w:rPr>
                <w:ins w:id="71" w:author="Ameya Vaze" w:date="2025-06-17T15:21:00Z" w16du:dateUtc="2025-06-17T09:51:00Z"/>
                <w:rFonts w:ascii="Calibri" w:eastAsia="Aptos" w:hAnsi="Calibri" w:cs="Calibri"/>
                <w:sz w:val="20"/>
                <w:szCs w:val="20"/>
                <w:rPrChange w:id="72" w:author="Ameya Vaze" w:date="2025-06-17T15:21:00Z" w16du:dateUtc="2025-06-17T09:51:00Z">
                  <w:rPr>
                    <w:ins w:id="73" w:author="Ameya Vaze" w:date="2025-06-17T15:21:00Z" w16du:dateUtc="2025-06-17T09:51:00Z"/>
                    <w:rFonts w:ascii="Calibri" w:eastAsia="Aptos" w:hAnsi="Calibri" w:cs="Calibri"/>
                    <w:b/>
                    <w:bCs/>
                    <w:sz w:val="20"/>
                    <w:szCs w:val="20"/>
                  </w:rPr>
                </w:rPrChange>
              </w:rPr>
            </w:pPr>
            <w:ins w:id="74" w:author="Ameya Vaze" w:date="2025-06-17T15:20:00Z" w16du:dateUtc="2025-06-17T09:50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Working hours and leave management </w:t>
              </w:r>
            </w:ins>
          </w:p>
          <w:p w14:paraId="4C023A30" w14:textId="6FC0E136" w:rsidR="00384708" w:rsidRPr="00B367F2" w:rsidRDefault="00384708" w:rsidP="00735D6A">
            <w:pPr>
              <w:pStyle w:val="ListParagraph"/>
              <w:numPr>
                <w:ilvl w:val="0"/>
                <w:numId w:val="68"/>
              </w:numPr>
              <w:spacing w:after="0" w:line="276" w:lineRule="auto"/>
              <w:rPr>
                <w:ins w:id="75" w:author="Ameya Vaze" w:date="2025-06-17T15:32:00Z" w16du:dateUtc="2025-06-17T10:02:00Z"/>
                <w:rFonts w:ascii="Calibri" w:eastAsia="Aptos" w:hAnsi="Calibri" w:cs="Calibri"/>
                <w:sz w:val="20"/>
                <w:szCs w:val="20"/>
                <w:rPrChange w:id="76" w:author="Ameya Vaze" w:date="2025-06-17T15:32:00Z" w16du:dateUtc="2025-06-17T10:02:00Z">
                  <w:rPr>
                    <w:ins w:id="77" w:author="Ameya Vaze" w:date="2025-06-17T15:32:00Z" w16du:dateUtc="2025-06-17T10:02:00Z"/>
                    <w:rFonts w:ascii="Calibri" w:eastAsia="Aptos" w:hAnsi="Calibri" w:cs="Calibri"/>
                    <w:b/>
                    <w:bCs/>
                    <w:sz w:val="20"/>
                    <w:szCs w:val="20"/>
                  </w:rPr>
                </w:rPrChange>
              </w:rPr>
            </w:pPr>
            <w:ins w:id="78" w:author="Ameya Vaze" w:date="2025-06-17T15:21:00Z" w16du:dateUtc="2025-06-17T09:51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Video call </w:t>
              </w:r>
              <w:proofErr w:type="gramStart"/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availability  and</w:t>
              </w:r>
              <w:proofErr w:type="gramEnd"/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 meeting location and time </w:t>
              </w:r>
            </w:ins>
          </w:p>
          <w:p w14:paraId="59A144DD" w14:textId="700E5C22" w:rsidR="00B367F2" w:rsidRPr="00417AE3" w:rsidRDefault="00B367F2" w:rsidP="00735D6A">
            <w:pPr>
              <w:pStyle w:val="ListParagraph"/>
              <w:numPr>
                <w:ilvl w:val="0"/>
                <w:numId w:val="68"/>
              </w:numPr>
              <w:spacing w:after="0" w:line="276" w:lineRule="auto"/>
              <w:rPr>
                <w:ins w:id="79" w:author="Ameya Vaze" w:date="2025-06-17T15:08:00Z" w16du:dateUtc="2025-06-17T09:38:00Z"/>
                <w:rFonts w:ascii="Calibri" w:eastAsia="Aptos" w:hAnsi="Calibri" w:cs="Calibri"/>
                <w:sz w:val="20"/>
                <w:szCs w:val="20"/>
              </w:rPr>
            </w:pPr>
            <w:ins w:id="80" w:author="Ameya Vaze" w:date="2025-06-17T15:32:00Z" w16du:dateUtc="2025-06-17T10:02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Charges</w:t>
              </w:r>
            </w:ins>
          </w:p>
          <w:p w14:paraId="0BB316F3" w14:textId="77777777" w:rsidR="00735D6A" w:rsidRPr="00417AE3" w:rsidRDefault="00735D6A" w:rsidP="00735D6A">
            <w:pPr>
              <w:pStyle w:val="ListParagraph"/>
              <w:numPr>
                <w:ilvl w:val="0"/>
                <w:numId w:val="68"/>
              </w:numPr>
              <w:spacing w:after="0" w:line="276" w:lineRule="auto"/>
              <w:rPr>
                <w:ins w:id="81" w:author="Ameya Vaze" w:date="2025-06-17T15:08:00Z" w16du:dateUtc="2025-06-17T09:38:00Z"/>
                <w:rFonts w:ascii="Calibri" w:eastAsia="Aptos" w:hAnsi="Calibri" w:cs="Calibri"/>
                <w:sz w:val="20"/>
                <w:szCs w:val="20"/>
              </w:rPr>
            </w:pPr>
            <w:ins w:id="82" w:author="Ameya Vaze" w:date="2025-06-17T15:08:00Z" w16du:dateUtc="2025-06-17T09:38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Qualification criteria</w:t>
              </w:r>
            </w:ins>
          </w:p>
          <w:p w14:paraId="70841216" w14:textId="77777777" w:rsidR="00735D6A" w:rsidRPr="00417AE3" w:rsidRDefault="00735D6A" w:rsidP="00735D6A">
            <w:pPr>
              <w:pStyle w:val="ListParagraph"/>
              <w:numPr>
                <w:ilvl w:val="0"/>
                <w:numId w:val="68"/>
              </w:numPr>
              <w:spacing w:after="0" w:line="276" w:lineRule="auto"/>
              <w:rPr>
                <w:ins w:id="83" w:author="Ameya Vaze" w:date="2025-06-17T15:08:00Z" w16du:dateUtc="2025-06-17T09:38:00Z"/>
                <w:rFonts w:ascii="Calibri" w:eastAsia="Aptos" w:hAnsi="Calibri" w:cs="Calibri"/>
                <w:sz w:val="20"/>
                <w:szCs w:val="20"/>
              </w:rPr>
            </w:pPr>
            <w:ins w:id="84" w:author="Ameya Vaze" w:date="2025-06-17T15:08:00Z" w16du:dateUtc="2025-06-17T09:38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Fields of registration</w:t>
              </w:r>
            </w:ins>
          </w:p>
          <w:p w14:paraId="15B6BD79" w14:textId="77777777" w:rsidR="00735D6A" w:rsidRPr="00417AE3" w:rsidRDefault="00735D6A" w:rsidP="00735D6A">
            <w:pPr>
              <w:pStyle w:val="ListParagraph"/>
              <w:numPr>
                <w:ilvl w:val="0"/>
                <w:numId w:val="68"/>
              </w:numPr>
              <w:spacing w:after="0" w:line="276" w:lineRule="auto"/>
              <w:rPr>
                <w:ins w:id="85" w:author="Ameya Vaze" w:date="2025-06-17T15:08:00Z" w16du:dateUtc="2025-06-17T09:38:00Z"/>
                <w:rFonts w:ascii="Calibri" w:eastAsia="Aptos" w:hAnsi="Calibri" w:cs="Calibri"/>
                <w:sz w:val="20"/>
                <w:szCs w:val="20"/>
              </w:rPr>
            </w:pPr>
            <w:ins w:id="86" w:author="Ameya Vaze" w:date="2025-06-17T15:08:00Z" w16du:dateUtc="2025-06-17T09:38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Area wise reports</w:t>
              </w:r>
            </w:ins>
          </w:p>
          <w:p w14:paraId="1E8F7897" w14:textId="77777777" w:rsidR="00735D6A" w:rsidRPr="00787A98" w:rsidRDefault="00735D6A" w:rsidP="00735D6A">
            <w:pPr>
              <w:pStyle w:val="ListParagraph"/>
              <w:numPr>
                <w:ilvl w:val="0"/>
                <w:numId w:val="68"/>
              </w:numPr>
              <w:spacing w:after="0" w:line="276" w:lineRule="auto"/>
              <w:rPr>
                <w:ins w:id="87" w:author="Ameya Vaze" w:date="2025-06-17T15:08:00Z" w16du:dateUtc="2025-06-17T09:38:00Z"/>
                <w:rFonts w:ascii="Calibri" w:eastAsia="Aptos" w:hAnsi="Calibri" w:cs="Calibri"/>
                <w:sz w:val="20"/>
                <w:szCs w:val="20"/>
              </w:rPr>
            </w:pPr>
            <w:ins w:id="88" w:author="Ameya Vaze" w:date="2025-06-17T15:08:00Z" w16du:dateUtc="2025-06-17T09:38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Approval by super admin</w:t>
              </w:r>
            </w:ins>
          </w:p>
          <w:p w14:paraId="565D9449" w14:textId="58E81C8D" w:rsidR="00653064" w:rsidRPr="00735D6A" w:rsidRDefault="00653064" w:rsidP="00735D6A">
            <w:pPr>
              <w:pStyle w:val="ListParagraph"/>
              <w:numPr>
                <w:ilvl w:val="0"/>
                <w:numId w:val="6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  <w:highlight w:val="yellow"/>
                <w:rPrChange w:id="89" w:author="Ameya Vaze" w:date="2025-06-17T15:08:00Z" w16du:dateUtc="2025-06-17T09:38:00Z">
                  <w:rPr>
                    <w:highlight w:val="yellow"/>
                  </w:rPr>
                </w:rPrChange>
              </w:rPr>
              <w:pPrChange w:id="90" w:author="Ameya Vaze" w:date="2025-06-17T15:08:00Z" w16du:dateUtc="2025-06-17T09:38:00Z">
                <w:pPr>
                  <w:spacing w:after="0" w:line="276" w:lineRule="auto"/>
                </w:pPr>
              </w:pPrChange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6396D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4058B8C9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F29B6" w14:textId="3168140C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lastRenderedPageBreak/>
              <w:t>1</w:t>
            </w:r>
            <w:r w:rsidR="00D50093">
              <w:rPr>
                <w:rFonts w:ascii="Calibri" w:eastAsia="Aptos" w:hAnsi="Calibri" w:cs="Calibri"/>
                <w:sz w:val="20"/>
                <w:szCs w:val="20"/>
              </w:rPr>
              <w:t>1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0294C" w14:textId="77777777" w:rsidR="00653064" w:rsidRPr="00787A98" w:rsidRDefault="00653064">
            <w:p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Attendance report</w:t>
            </w:r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6D1DF4" w14:textId="77777777" w:rsidR="00653064" w:rsidRPr="00787A98" w:rsidRDefault="00653064">
            <w:pPr>
              <w:pStyle w:val="ListParagraph"/>
              <w:numPr>
                <w:ilvl w:val="0"/>
                <w:numId w:val="21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sz w:val="20"/>
                <w:szCs w:val="20"/>
              </w:rPr>
              <w:t>This will show the following reports:</w:t>
            </w:r>
          </w:p>
          <w:p w14:paraId="3E1C8FC5" w14:textId="0038F1AD" w:rsidR="00387281" w:rsidRPr="00787A98" w:rsidRDefault="00387281" w:rsidP="00387281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rPr>
                <w:ins w:id="91" w:author="Ameya Vaze" w:date="2025-06-17T14:56:00Z" w16du:dateUtc="2025-06-17T09:26:00Z"/>
                <w:rFonts w:ascii="Calibri" w:eastAsia="Aptos" w:hAnsi="Calibri" w:cs="Calibri"/>
                <w:b/>
                <w:bCs/>
                <w:sz w:val="20"/>
                <w:szCs w:val="20"/>
              </w:rPr>
            </w:pPr>
            <w:ins w:id="92" w:author="Ameya Vaze" w:date="2025-06-17T14:56:00Z" w16du:dateUtc="2025-06-17T09:26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All escalation situation </w:t>
              </w:r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special </w:t>
              </w:r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report</w:t>
              </w:r>
            </w:ins>
            <w:ins w:id="93" w:author="Ameya Vaze" w:date="2025-06-17T14:57:00Z" w16du:dateUtc="2025-06-17T09:27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,</w:t>
              </w:r>
            </w:ins>
            <w:ins w:id="94" w:author="Ameya Vaze" w:date="2025-06-17T14:56:00Z" w16du:dateUtc="2025-06-17T09:26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 such as </w:t>
              </w:r>
            </w:ins>
            <w:ins w:id="95" w:author="Ameya Vaze" w:date="2025-06-17T14:57:00Z" w16du:dateUtc="2025-06-17T09:27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late-comer employee report, </w:t>
              </w:r>
              <w:proofErr w:type="gramStart"/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early-leaving</w:t>
              </w:r>
              <w:proofErr w:type="gramEnd"/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 employee report; frequent leaves taken</w:t>
              </w:r>
            </w:ins>
          </w:p>
          <w:p w14:paraId="1322EF36" w14:textId="77777777" w:rsidR="00653064" w:rsidRPr="00787A98" w:rsidRDefault="00653064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All employees</w:t>
            </w:r>
          </w:p>
          <w:p w14:paraId="3E3FAEBA" w14:textId="77777777" w:rsidR="00653064" w:rsidRPr="00787A98" w:rsidRDefault="00653064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Employee Attendance Report</w:t>
            </w:r>
          </w:p>
          <w:p w14:paraId="2C1EF3AF" w14:textId="77777777" w:rsidR="00653064" w:rsidRPr="00787A98" w:rsidRDefault="00653064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Present Absent Report</w:t>
            </w:r>
          </w:p>
          <w:p w14:paraId="3A773972" w14:textId="77777777" w:rsidR="00653064" w:rsidRPr="00787A98" w:rsidRDefault="00653064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Employee wise report</w:t>
            </w:r>
          </w:p>
          <w:p w14:paraId="595ACC35" w14:textId="77777777" w:rsidR="00653064" w:rsidRDefault="00653064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rPr>
                <w:ins w:id="96" w:author="Ameya Vaze" w:date="2025-06-17T14:55:00Z" w16du:dateUtc="2025-06-17T09:25:00Z"/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 xml:space="preserve">Days wise report </w:t>
            </w:r>
          </w:p>
          <w:p w14:paraId="2596CF5D" w14:textId="4E5DD89C" w:rsidR="00387281" w:rsidRPr="00787A98" w:rsidDel="00387281" w:rsidRDefault="00387281">
            <w:pPr>
              <w:pStyle w:val="ListParagraph"/>
              <w:numPr>
                <w:ilvl w:val="0"/>
                <w:numId w:val="20"/>
              </w:numPr>
              <w:spacing w:after="0" w:line="276" w:lineRule="auto"/>
              <w:rPr>
                <w:del w:id="97" w:author="Ameya Vaze" w:date="2025-06-17T14:56:00Z" w16du:dateUtc="2025-06-17T09:26:00Z"/>
                <w:rFonts w:ascii="Calibri" w:eastAsia="Aptos" w:hAnsi="Calibri" w:cs="Calibri"/>
                <w:b/>
                <w:bCs/>
                <w:sz w:val="20"/>
                <w:szCs w:val="20"/>
              </w:rPr>
            </w:pPr>
          </w:p>
          <w:p w14:paraId="0005D1B2" w14:textId="77777777" w:rsidR="00653064" w:rsidRPr="00787A98" w:rsidRDefault="00653064" w:rsidP="004F0DD1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  <w:p w14:paraId="0E47BDB9" w14:textId="77777777" w:rsidR="00653064" w:rsidRPr="00787A98" w:rsidRDefault="00653064" w:rsidP="004F0DD1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  <w:p w14:paraId="0B58F675" w14:textId="77777777" w:rsidR="00653064" w:rsidRPr="00787A98" w:rsidRDefault="00653064" w:rsidP="004F0DD1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9824E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74258266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5D7AE" w14:textId="2A2A50D4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1</w:t>
            </w:r>
            <w:r w:rsidR="00D50093">
              <w:rPr>
                <w:rFonts w:ascii="Calibri" w:eastAsia="Aptos" w:hAnsi="Calibri" w:cs="Calibri"/>
                <w:sz w:val="20"/>
                <w:szCs w:val="20"/>
              </w:rPr>
              <w:t>2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FEDD4" w14:textId="1B09350B" w:rsidR="00653064" w:rsidRPr="00787A98" w:rsidRDefault="00787A98">
            <w:p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Registered Investigating Center</w:t>
            </w:r>
            <w:r w:rsidR="00653064"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 xml:space="preserve"> master</w:t>
            </w:r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399A9" w14:textId="08D0396A" w:rsidR="00653064" w:rsidRPr="00787A98" w:rsidRDefault="00787A98" w:rsidP="00D50093">
            <w:pPr>
              <w:pStyle w:val="ListParagraph"/>
              <w:numPr>
                <w:ilvl w:val="0"/>
                <w:numId w:val="59"/>
              </w:num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Center</w:t>
            </w:r>
            <w:r w:rsidR="00653064"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 xml:space="preserve"> List</w:t>
            </w:r>
          </w:p>
          <w:p w14:paraId="3FF37BC9" w14:textId="795C8554" w:rsidR="00D50093" w:rsidRPr="00387281" w:rsidRDefault="00653064" w:rsidP="00D50093">
            <w:pPr>
              <w:pStyle w:val="ListParagraph"/>
              <w:numPr>
                <w:ilvl w:val="0"/>
                <w:numId w:val="59"/>
              </w:numPr>
              <w:spacing w:after="0" w:line="276" w:lineRule="auto"/>
              <w:rPr>
                <w:ins w:id="98" w:author="Ameya Vaze" w:date="2025-06-17T14:58:00Z" w16du:dateUtc="2025-06-17T09:28:00Z"/>
                <w:rFonts w:ascii="Calibri" w:eastAsia="Aptos" w:hAnsi="Calibri" w:cs="Calibri"/>
                <w:sz w:val="20"/>
                <w:szCs w:val="20"/>
                <w:rPrChange w:id="99" w:author="Ameya Vaze" w:date="2025-06-17T14:58:00Z" w16du:dateUtc="2025-06-17T09:28:00Z">
                  <w:rPr>
                    <w:ins w:id="100" w:author="Ameya Vaze" w:date="2025-06-17T14:58:00Z" w16du:dateUtc="2025-06-17T09:28:00Z"/>
                    <w:rFonts w:ascii="Calibri" w:eastAsia="Aptos" w:hAnsi="Calibri" w:cs="Calibri"/>
                    <w:b/>
                    <w:bCs/>
                    <w:sz w:val="20"/>
                    <w:szCs w:val="20"/>
                  </w:rPr>
                </w:rPrChange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 xml:space="preserve">Add </w:t>
            </w:r>
            <w:r w:rsid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Center</w:t>
            </w:r>
          </w:p>
          <w:p w14:paraId="38D95AD0" w14:textId="66D97277" w:rsidR="00387281" w:rsidRPr="00384708" w:rsidRDefault="00387281" w:rsidP="00D50093">
            <w:pPr>
              <w:pStyle w:val="ListParagraph"/>
              <w:numPr>
                <w:ilvl w:val="0"/>
                <w:numId w:val="59"/>
              </w:numPr>
              <w:spacing w:after="0" w:line="276" w:lineRule="auto"/>
              <w:rPr>
                <w:ins w:id="101" w:author="Ameya Vaze" w:date="2025-06-17T15:19:00Z" w16du:dateUtc="2025-06-17T09:49:00Z"/>
                <w:rFonts w:ascii="Calibri" w:eastAsia="Aptos" w:hAnsi="Calibri" w:cs="Calibri"/>
                <w:sz w:val="20"/>
                <w:szCs w:val="20"/>
                <w:rPrChange w:id="102" w:author="Ameya Vaze" w:date="2025-06-17T15:19:00Z" w16du:dateUtc="2025-06-17T09:49:00Z">
                  <w:rPr>
                    <w:ins w:id="103" w:author="Ameya Vaze" w:date="2025-06-17T15:19:00Z" w16du:dateUtc="2025-06-17T09:49:00Z"/>
                    <w:rFonts w:ascii="Calibri" w:eastAsia="Aptos" w:hAnsi="Calibri" w:cs="Calibri"/>
                    <w:b/>
                    <w:bCs/>
                    <w:sz w:val="20"/>
                    <w:szCs w:val="20"/>
                  </w:rPr>
                </w:rPrChange>
              </w:rPr>
            </w:pPr>
            <w:ins w:id="104" w:author="Ameya Vaze" w:date="2025-06-17T14:58:00Z" w16du:dateUtc="2025-06-17T09:28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Qualification criteria</w:t>
              </w:r>
            </w:ins>
          </w:p>
          <w:p w14:paraId="3D900E36" w14:textId="3A4FBBA7" w:rsidR="00384708" w:rsidRPr="00387281" w:rsidRDefault="00384708" w:rsidP="00D50093">
            <w:pPr>
              <w:pStyle w:val="ListParagraph"/>
              <w:numPr>
                <w:ilvl w:val="0"/>
                <w:numId w:val="59"/>
              </w:numPr>
              <w:spacing w:after="0" w:line="276" w:lineRule="auto"/>
              <w:rPr>
                <w:ins w:id="105" w:author="Ameya Vaze" w:date="2025-06-17T14:58:00Z" w16du:dateUtc="2025-06-17T09:28:00Z"/>
                <w:rFonts w:ascii="Calibri" w:eastAsia="Aptos" w:hAnsi="Calibri" w:cs="Calibri"/>
                <w:sz w:val="20"/>
                <w:szCs w:val="20"/>
                <w:rPrChange w:id="106" w:author="Ameya Vaze" w:date="2025-06-17T14:58:00Z" w16du:dateUtc="2025-06-17T09:28:00Z">
                  <w:rPr>
                    <w:ins w:id="107" w:author="Ameya Vaze" w:date="2025-06-17T14:58:00Z" w16du:dateUtc="2025-06-17T09:28:00Z"/>
                    <w:rFonts w:ascii="Calibri" w:eastAsia="Aptos" w:hAnsi="Calibri" w:cs="Calibri"/>
                    <w:b/>
                    <w:bCs/>
                    <w:sz w:val="20"/>
                    <w:szCs w:val="20"/>
                  </w:rPr>
                </w:rPrChange>
              </w:rPr>
            </w:pPr>
            <w:ins w:id="108" w:author="Ameya Vaze" w:date="2025-06-17T15:19:00Z" w16du:dateUtc="2025-06-17T09:49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Working hours and leave management upfront</w:t>
              </w:r>
            </w:ins>
            <w:ins w:id="109" w:author="Ameya Vaze" w:date="2025-06-17T15:20:00Z" w16du:dateUtc="2025-06-17T09:50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 update of </w:t>
              </w:r>
              <w:proofErr w:type="gramStart"/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an</w:t>
              </w:r>
              <w:proofErr w:type="gramEnd"/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 year</w:t>
              </w:r>
            </w:ins>
          </w:p>
          <w:p w14:paraId="7407EF7A" w14:textId="7BC313D0" w:rsidR="00387281" w:rsidRPr="00735D6A" w:rsidRDefault="00387281" w:rsidP="00D50093">
            <w:pPr>
              <w:pStyle w:val="ListParagraph"/>
              <w:numPr>
                <w:ilvl w:val="0"/>
                <w:numId w:val="59"/>
              </w:numPr>
              <w:spacing w:after="0" w:line="276" w:lineRule="auto"/>
              <w:rPr>
                <w:ins w:id="110" w:author="Ameya Vaze" w:date="2025-06-17T14:59:00Z" w16du:dateUtc="2025-06-17T09:29:00Z"/>
                <w:rFonts w:ascii="Calibri" w:eastAsia="Aptos" w:hAnsi="Calibri" w:cs="Calibri"/>
                <w:sz w:val="20"/>
                <w:szCs w:val="20"/>
                <w:rPrChange w:id="111" w:author="Ameya Vaze" w:date="2025-06-17T14:59:00Z" w16du:dateUtc="2025-06-17T09:29:00Z">
                  <w:rPr>
                    <w:ins w:id="112" w:author="Ameya Vaze" w:date="2025-06-17T14:59:00Z" w16du:dateUtc="2025-06-17T09:29:00Z"/>
                    <w:rFonts w:ascii="Calibri" w:eastAsia="Aptos" w:hAnsi="Calibri" w:cs="Calibri"/>
                    <w:b/>
                    <w:bCs/>
                    <w:sz w:val="20"/>
                    <w:szCs w:val="20"/>
                  </w:rPr>
                </w:rPrChange>
              </w:rPr>
            </w:pPr>
            <w:ins w:id="113" w:author="Ameya Vaze" w:date="2025-06-17T14:58:00Z" w16du:dateUtc="2025-06-17T09:28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Fields of registration</w:t>
              </w:r>
            </w:ins>
          </w:p>
          <w:p w14:paraId="3633CF35" w14:textId="2B05D183" w:rsidR="00735D6A" w:rsidRPr="00735D6A" w:rsidRDefault="00735D6A" w:rsidP="00D50093">
            <w:pPr>
              <w:pStyle w:val="ListParagraph"/>
              <w:numPr>
                <w:ilvl w:val="0"/>
                <w:numId w:val="59"/>
              </w:numPr>
              <w:spacing w:after="0" w:line="276" w:lineRule="auto"/>
              <w:rPr>
                <w:ins w:id="114" w:author="Ameya Vaze" w:date="2025-06-17T15:00:00Z" w16du:dateUtc="2025-06-17T09:30:00Z"/>
                <w:rFonts w:ascii="Calibri" w:eastAsia="Aptos" w:hAnsi="Calibri" w:cs="Calibri"/>
                <w:sz w:val="20"/>
                <w:szCs w:val="20"/>
                <w:rPrChange w:id="115" w:author="Ameya Vaze" w:date="2025-06-17T15:00:00Z" w16du:dateUtc="2025-06-17T09:30:00Z">
                  <w:rPr>
                    <w:ins w:id="116" w:author="Ameya Vaze" w:date="2025-06-17T15:00:00Z" w16du:dateUtc="2025-06-17T09:30:00Z"/>
                    <w:rFonts w:ascii="Calibri" w:eastAsia="Aptos" w:hAnsi="Calibri" w:cs="Calibri"/>
                    <w:b/>
                    <w:bCs/>
                    <w:sz w:val="20"/>
                    <w:szCs w:val="20"/>
                  </w:rPr>
                </w:rPrChange>
              </w:rPr>
            </w:pPr>
            <w:ins w:id="117" w:author="Ameya Vaze" w:date="2025-06-17T14:59:00Z" w16du:dateUtc="2025-06-17T09:29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Area wise reports</w:t>
              </w:r>
            </w:ins>
          </w:p>
          <w:p w14:paraId="1700AEB8" w14:textId="6A19E07A" w:rsidR="00735D6A" w:rsidRPr="00787A98" w:rsidRDefault="00735D6A" w:rsidP="00D50093">
            <w:pPr>
              <w:pStyle w:val="ListParagraph"/>
              <w:numPr>
                <w:ilvl w:val="0"/>
                <w:numId w:val="59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ins w:id="118" w:author="Ameya Vaze" w:date="2025-06-17T15:00:00Z" w16du:dateUtc="2025-06-17T09:30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Approval by super admin</w:t>
              </w:r>
            </w:ins>
          </w:p>
          <w:p w14:paraId="4A068C63" w14:textId="7EE9E4FE" w:rsidR="00653064" w:rsidRPr="00787A98" w:rsidRDefault="00653064" w:rsidP="00D50093">
            <w:pPr>
              <w:pStyle w:val="ListParagraph"/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873F5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379BE558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881C2" w14:textId="21598DA8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1</w:t>
            </w:r>
            <w:r w:rsidR="00D50093">
              <w:rPr>
                <w:rFonts w:ascii="Calibri" w:eastAsia="Aptos" w:hAnsi="Calibri" w:cs="Calibri"/>
                <w:sz w:val="20"/>
                <w:szCs w:val="20"/>
              </w:rPr>
              <w:t>3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6CF50" w14:textId="631F2711" w:rsidR="00653064" w:rsidRPr="00787A98" w:rsidRDefault="00653064">
            <w:p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R</w:t>
            </w:r>
            <w:r w:rsid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ate</w:t>
            </w: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 xml:space="preserve"> Master</w:t>
            </w:r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BEFC1" w14:textId="279D8E35" w:rsidR="00653064" w:rsidRDefault="00653064" w:rsidP="00D50093">
            <w:pPr>
              <w:pStyle w:val="ListParagraph"/>
              <w:numPr>
                <w:ilvl w:val="0"/>
                <w:numId w:val="58"/>
              </w:numPr>
              <w:spacing w:after="0" w:line="276" w:lineRule="auto"/>
              <w:rPr>
                <w:ins w:id="119" w:author="Ameya Vaze" w:date="2025-06-17T15:07:00Z" w16du:dateUtc="2025-06-17T09:37:00Z"/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R</w:t>
            </w:r>
            <w:r w:rsid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at</w:t>
            </w: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e</w:t>
            </w:r>
            <w:ins w:id="120" w:author="Ameya Vaze" w:date="2025-06-17T15:07:00Z" w16du:dateUtc="2025-06-17T09:37:00Z">
              <w:r w:rsidR="00735D6A"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 for investigation</w:t>
              </w:r>
            </w:ins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 xml:space="preserve"> List</w:t>
            </w:r>
          </w:p>
          <w:p w14:paraId="59C20359" w14:textId="5DD17CCA" w:rsidR="00735D6A" w:rsidRPr="00787A98" w:rsidRDefault="00735D6A" w:rsidP="00D50093">
            <w:pPr>
              <w:pStyle w:val="ListParagraph"/>
              <w:numPr>
                <w:ilvl w:val="0"/>
                <w:numId w:val="58"/>
              </w:num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ins w:id="121" w:author="Ameya Vaze" w:date="2025-06-17T15:07:00Z" w16du:dateUtc="2025-06-17T09:37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Rate for consultation</w:t>
              </w:r>
            </w:ins>
          </w:p>
          <w:p w14:paraId="03218E5A" w14:textId="7EAD6C91" w:rsidR="00D50093" w:rsidRDefault="00653064" w:rsidP="00D50093">
            <w:pPr>
              <w:pStyle w:val="ListParagraph"/>
              <w:numPr>
                <w:ilvl w:val="0"/>
                <w:numId w:val="58"/>
              </w:numPr>
              <w:spacing w:after="0" w:line="276" w:lineRule="auto"/>
              <w:rPr>
                <w:ins w:id="122" w:author="Ameya Vaze" w:date="2025-06-17T15:01:00Z" w16du:dateUtc="2025-06-17T09:31:00Z"/>
                <w:rFonts w:ascii="Calibri" w:eastAsia="Aptos" w:hAnsi="Calibri" w:cs="Calibri"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Add R</w:t>
            </w:r>
            <w:r w:rsid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a</w:t>
            </w: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te</w:t>
            </w:r>
            <w:r w:rsid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s</w:t>
            </w:r>
            <w:r w:rsidRPr="00787A98">
              <w:rPr>
                <w:rFonts w:ascii="Calibri" w:eastAsia="Aptos" w:hAnsi="Calibri" w:cs="Calibri"/>
                <w:sz w:val="20"/>
                <w:szCs w:val="20"/>
              </w:rPr>
              <w:t xml:space="preserve"> </w:t>
            </w:r>
          </w:p>
          <w:p w14:paraId="7D1D0A58" w14:textId="46ADDC69" w:rsidR="00735D6A" w:rsidRPr="00787A98" w:rsidRDefault="00735D6A" w:rsidP="00D50093">
            <w:pPr>
              <w:pStyle w:val="ListParagraph"/>
              <w:numPr>
                <w:ilvl w:val="0"/>
                <w:numId w:val="58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ins w:id="123" w:author="Ameya Vaze" w:date="2025-06-17T15:01:00Z" w16du:dateUtc="2025-06-17T09:31:00Z">
              <w:r>
                <w:rPr>
                  <w:rFonts w:ascii="Calibri" w:eastAsia="Aptos" w:hAnsi="Calibri" w:cs="Calibri"/>
                  <w:sz w:val="20"/>
                  <w:szCs w:val="20"/>
                </w:rPr>
                <w:t>Area wise</w:t>
              </w:r>
            </w:ins>
            <w:ins w:id="124" w:author="Ameya Vaze" w:date="2025-06-17T15:17:00Z" w16du:dateUtc="2025-06-17T09:47:00Z">
              <w:r w:rsidR="00BD4A54">
                <w:rPr>
                  <w:rFonts w:ascii="Calibri" w:eastAsia="Aptos" w:hAnsi="Calibri" w:cs="Calibri"/>
                  <w:sz w:val="20"/>
                  <w:szCs w:val="20"/>
                </w:rPr>
                <w:t xml:space="preserve"> discount</w:t>
              </w:r>
            </w:ins>
          </w:p>
          <w:p w14:paraId="18DDF1DB" w14:textId="7EC65EAF" w:rsidR="00653064" w:rsidRPr="00787A98" w:rsidRDefault="00653064" w:rsidP="00D50093">
            <w:pPr>
              <w:spacing w:after="0" w:line="276" w:lineRule="auto"/>
              <w:ind w:left="360"/>
              <w:rPr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36F90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735D6A" w14:paraId="685534FA" w14:textId="77777777" w:rsidTr="00653064">
        <w:trPr>
          <w:trHeight w:val="300"/>
          <w:ins w:id="125" w:author="Ameya Vaze" w:date="2025-06-17T15:03:00Z" w16du:dateUtc="2025-06-17T09:33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6C4D8" w14:textId="0847B778" w:rsidR="00735D6A" w:rsidRDefault="00735D6A">
            <w:pPr>
              <w:spacing w:after="0" w:line="276" w:lineRule="auto"/>
              <w:rPr>
                <w:ins w:id="126" w:author="Ameya Vaze" w:date="2025-06-17T15:03:00Z" w16du:dateUtc="2025-06-17T09:33:00Z"/>
                <w:rFonts w:ascii="Calibri" w:eastAsia="Aptos" w:hAnsi="Calibri" w:cs="Calibri"/>
                <w:sz w:val="20"/>
                <w:szCs w:val="20"/>
              </w:rPr>
            </w:pPr>
            <w:ins w:id="127" w:author="Ameya Vaze" w:date="2025-06-17T15:04:00Z" w16du:dateUtc="2025-06-17T09:34:00Z">
              <w:r>
                <w:rPr>
                  <w:rFonts w:ascii="Calibri" w:eastAsia="Aptos" w:hAnsi="Calibri" w:cs="Calibri"/>
                  <w:sz w:val="20"/>
                  <w:szCs w:val="20"/>
                </w:rPr>
                <w:t>14</w:t>
              </w:r>
            </w:ins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A51CA" w14:textId="126B884B" w:rsidR="00735D6A" w:rsidRPr="00787A98" w:rsidRDefault="00735D6A">
            <w:pPr>
              <w:spacing w:after="0" w:line="276" w:lineRule="auto"/>
              <w:rPr>
                <w:ins w:id="128" w:author="Ameya Vaze" w:date="2025-06-17T15:03:00Z" w16du:dateUtc="2025-06-17T09:33:00Z"/>
                <w:rFonts w:ascii="Calibri" w:eastAsia="Aptos" w:hAnsi="Calibri" w:cs="Calibri"/>
                <w:b/>
                <w:bCs/>
                <w:sz w:val="20"/>
                <w:szCs w:val="20"/>
              </w:rPr>
            </w:pPr>
            <w:ins w:id="129" w:author="Ameya Vaze" w:date="2025-06-17T15:04:00Z" w16du:dateUtc="2025-06-17T09:34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Discount Module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9627B" w14:textId="77777777" w:rsidR="00735D6A" w:rsidRDefault="00735D6A" w:rsidP="00735D6A">
            <w:pPr>
              <w:pStyle w:val="ListParagraph"/>
              <w:numPr>
                <w:ilvl w:val="0"/>
                <w:numId w:val="66"/>
              </w:numPr>
              <w:spacing w:after="0" w:line="276" w:lineRule="auto"/>
              <w:rPr>
                <w:ins w:id="130" w:author="Ameya Vaze" w:date="2025-06-17T15:04:00Z" w16du:dateUtc="2025-06-17T09:34:00Z"/>
                <w:rFonts w:ascii="Calibri" w:eastAsia="Aptos" w:hAnsi="Calibri" w:cs="Calibri"/>
                <w:b/>
                <w:bCs/>
                <w:sz w:val="20"/>
                <w:szCs w:val="20"/>
              </w:rPr>
            </w:pPr>
            <w:ins w:id="131" w:author="Ameya Vaze" w:date="2025-06-17T15:04:00Z" w16du:dateUtc="2025-06-17T09:34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Items and packages both for example: special days, disease specific</w:t>
              </w:r>
            </w:ins>
          </w:p>
          <w:p w14:paraId="6CB05226" w14:textId="469DCF11" w:rsidR="00735D6A" w:rsidRPr="00735D6A" w:rsidRDefault="00735D6A" w:rsidP="00735D6A">
            <w:pPr>
              <w:pStyle w:val="ListParagraph"/>
              <w:numPr>
                <w:ilvl w:val="1"/>
                <w:numId w:val="66"/>
              </w:numPr>
              <w:spacing w:after="0" w:line="276" w:lineRule="auto"/>
              <w:rPr>
                <w:ins w:id="132" w:author="Ameya Vaze" w:date="2025-06-17T15:03:00Z" w16du:dateUtc="2025-06-17T09:33:00Z"/>
                <w:rFonts w:ascii="Calibri" w:eastAsia="Aptos" w:hAnsi="Calibri" w:cs="Calibri"/>
                <w:b/>
                <w:bCs/>
                <w:sz w:val="20"/>
                <w:szCs w:val="20"/>
                <w:rPrChange w:id="133" w:author="Ameya Vaze" w:date="2025-06-17T15:04:00Z" w16du:dateUtc="2025-06-17T09:34:00Z">
                  <w:rPr>
                    <w:ins w:id="134" w:author="Ameya Vaze" w:date="2025-06-17T15:03:00Z" w16du:dateUtc="2025-06-17T09:33:00Z"/>
                  </w:rPr>
                </w:rPrChange>
              </w:rPr>
              <w:pPrChange w:id="135" w:author="Ameya Vaze" w:date="2025-06-17T15:05:00Z" w16du:dateUtc="2025-06-17T09:35:00Z">
                <w:pPr>
                  <w:pStyle w:val="ListParagraph"/>
                  <w:numPr>
                    <w:numId w:val="58"/>
                  </w:numPr>
                  <w:spacing w:after="0" w:line="276" w:lineRule="auto"/>
                  <w:ind w:hanging="360"/>
                </w:pPr>
              </w:pPrChange>
            </w:pPr>
            <w:ins w:id="136" w:author="Ameya Vaze" w:date="2025-06-17T15:05:00Z" w16du:dateUtc="2025-06-17T09:35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Rule based</w:t>
              </w:r>
            </w:ins>
            <w:ins w:id="137" w:author="Ameya Vaze" w:date="2025-06-17T15:18:00Z" w16du:dateUtc="2025-06-17T09:48:00Z">
              <w:r w:rsidR="00BD4A54"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 </w:t>
              </w:r>
              <w:proofErr w:type="gramStart"/>
              <w:r w:rsidR="00BD4A54"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>( need</w:t>
              </w:r>
              <w:proofErr w:type="gramEnd"/>
              <w:r w:rsidR="00BD4A54"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 to be shared </w:t>
              </w:r>
            </w:ins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C7C9C" w14:textId="77777777" w:rsidR="00735D6A" w:rsidRDefault="00735D6A">
            <w:pPr>
              <w:spacing w:after="0" w:line="276" w:lineRule="auto"/>
              <w:rPr>
                <w:ins w:id="138" w:author="Ameya Vaze" w:date="2025-06-17T15:03:00Z" w16du:dateUtc="2025-06-17T09:33:00Z"/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2EB95AC6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A2886" w14:textId="1B0A9E1B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1</w:t>
            </w:r>
            <w:r w:rsidR="00D50093">
              <w:rPr>
                <w:rFonts w:ascii="Calibri" w:eastAsia="Aptos" w:hAnsi="Calibri" w:cs="Calibri"/>
                <w:sz w:val="20"/>
                <w:szCs w:val="20"/>
              </w:rPr>
              <w:t>4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1886D" w14:textId="15A5CE17" w:rsidR="00653064" w:rsidRPr="00787A98" w:rsidRDefault="00787A98">
            <w:p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Investigation Master</w:t>
            </w:r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745E0" w14:textId="6A8A287E" w:rsidR="00653064" w:rsidRPr="00787A98" w:rsidRDefault="00787A98" w:rsidP="00D50093">
            <w:pPr>
              <w:pStyle w:val="ListParagraph"/>
              <w:numPr>
                <w:ilvl w:val="0"/>
                <w:numId w:val="6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Investigation</w:t>
            </w:r>
            <w:r w:rsidR="00653064"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 xml:space="preserve"> List</w:t>
            </w:r>
          </w:p>
          <w:p w14:paraId="29FB895F" w14:textId="44757711" w:rsidR="00787A98" w:rsidRPr="00787A98" w:rsidRDefault="00787A98" w:rsidP="00D50093">
            <w:pPr>
              <w:pStyle w:val="ListParagraph"/>
              <w:numPr>
                <w:ilvl w:val="0"/>
                <w:numId w:val="6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Packages List</w:t>
            </w:r>
          </w:p>
          <w:p w14:paraId="2E356972" w14:textId="77777777" w:rsidR="00653064" w:rsidRPr="00787A98" w:rsidRDefault="00787A98" w:rsidP="00D50093">
            <w:pPr>
              <w:pStyle w:val="ListParagraph"/>
              <w:numPr>
                <w:ilvl w:val="0"/>
                <w:numId w:val="6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Add investigation</w:t>
            </w:r>
          </w:p>
          <w:p w14:paraId="41614AD1" w14:textId="77777777" w:rsidR="00787A98" w:rsidRPr="00BD4A54" w:rsidRDefault="00787A98" w:rsidP="00D50093">
            <w:pPr>
              <w:pStyle w:val="ListParagraph"/>
              <w:numPr>
                <w:ilvl w:val="0"/>
                <w:numId w:val="60"/>
              </w:numPr>
              <w:spacing w:after="0" w:line="276" w:lineRule="auto"/>
              <w:rPr>
                <w:ins w:id="139" w:author="Ameya Vaze" w:date="2025-06-17T15:18:00Z" w16du:dateUtc="2025-06-17T09:48:00Z"/>
                <w:rFonts w:ascii="Calibri" w:eastAsia="Aptos" w:hAnsi="Calibri" w:cs="Calibri"/>
                <w:sz w:val="20"/>
                <w:szCs w:val="20"/>
                <w:rPrChange w:id="140" w:author="Ameya Vaze" w:date="2025-06-17T15:18:00Z" w16du:dateUtc="2025-06-17T09:48:00Z">
                  <w:rPr>
                    <w:ins w:id="141" w:author="Ameya Vaze" w:date="2025-06-17T15:18:00Z" w16du:dateUtc="2025-06-17T09:48:00Z"/>
                    <w:rFonts w:ascii="Calibri" w:eastAsia="Aptos" w:hAnsi="Calibri" w:cs="Calibri"/>
                    <w:b/>
                    <w:bCs/>
                    <w:sz w:val="20"/>
                    <w:szCs w:val="20"/>
                  </w:rPr>
                </w:rPrChange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Add Package</w:t>
            </w:r>
          </w:p>
          <w:p w14:paraId="2FF635D4" w14:textId="58172212" w:rsidR="00BD4A54" w:rsidRPr="00787A98" w:rsidRDefault="00BD4A54" w:rsidP="00D50093">
            <w:pPr>
              <w:pStyle w:val="ListParagraph"/>
              <w:numPr>
                <w:ilvl w:val="0"/>
                <w:numId w:val="60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ins w:id="142" w:author="Ameya Vaze" w:date="2025-06-17T15:18:00Z" w16du:dateUtc="2025-06-17T09:48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</w:rPr>
                <w:t xml:space="preserve">Discount and offers </w:t>
              </w:r>
            </w:ins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21201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398F4D55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84BA0" w14:textId="73F2C1E2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>
              <w:rPr>
                <w:rFonts w:ascii="Calibri" w:eastAsia="Aptos" w:hAnsi="Calibri" w:cs="Calibri"/>
                <w:sz w:val="20"/>
                <w:szCs w:val="20"/>
              </w:rPr>
              <w:t>1</w:t>
            </w:r>
            <w:r w:rsidR="00D50093">
              <w:rPr>
                <w:rFonts w:ascii="Calibri" w:eastAsia="Aptos" w:hAnsi="Calibri" w:cs="Calibri"/>
                <w:sz w:val="20"/>
                <w:szCs w:val="20"/>
              </w:rPr>
              <w:t>6</w:t>
            </w: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A1057" w14:textId="77777777" w:rsidR="00653064" w:rsidRPr="00787A98" w:rsidRDefault="00653064">
            <w:p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Supervisor Master</w:t>
            </w:r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1C3ED" w14:textId="77777777" w:rsidR="00653064" w:rsidRPr="00787A98" w:rsidRDefault="00653064" w:rsidP="00D46081">
            <w:pPr>
              <w:pStyle w:val="ListParagraph"/>
              <w:numPr>
                <w:ilvl w:val="0"/>
                <w:numId w:val="61"/>
              </w:num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Supervisor List</w:t>
            </w:r>
          </w:p>
          <w:p w14:paraId="4F0765D2" w14:textId="717F69AF" w:rsidR="00653064" w:rsidRPr="00787A98" w:rsidRDefault="00653064" w:rsidP="00D46081">
            <w:pPr>
              <w:pStyle w:val="ListParagraph"/>
              <w:numPr>
                <w:ilvl w:val="0"/>
                <w:numId w:val="61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  <w:r w:rsidRPr="00787A98">
              <w:rPr>
                <w:rFonts w:ascii="Calibri" w:eastAsia="Aptos" w:hAnsi="Calibri" w:cs="Calibri"/>
                <w:b/>
                <w:bCs/>
                <w:sz w:val="20"/>
                <w:szCs w:val="20"/>
              </w:rPr>
              <w:t>Add Supervisor</w:t>
            </w:r>
            <w:r w:rsidRPr="00787A98">
              <w:rPr>
                <w:rFonts w:ascii="Calibri" w:eastAsia="Aptos" w:hAnsi="Calibri" w:cs="Calibri"/>
                <w:sz w:val="20"/>
                <w:szCs w:val="20"/>
              </w:rPr>
              <w:t xml:space="preserve">                                                                       </w:t>
            </w: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87B4E" w14:textId="77777777" w:rsidR="00653064" w:rsidRDefault="00653064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653064" w14:paraId="1BB03DAD" w14:textId="77777777" w:rsidTr="00653064">
        <w:trPr>
          <w:trHeight w:val="300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F3E44" w14:textId="6452A8D3" w:rsidR="00653064" w:rsidRDefault="00653064" w:rsidP="00B54BA8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499FB" w14:textId="179005DC" w:rsidR="00653064" w:rsidRDefault="00423537" w:rsidP="00B54BA8">
            <w:pPr>
              <w:spacing w:after="0" w:line="276" w:lineRule="auto"/>
              <w:rPr>
                <w:rFonts w:ascii="Calibri" w:eastAsia="Aptos" w:hAnsi="Calibri" w:cs="Calibri"/>
                <w:b/>
                <w:bCs/>
                <w:sz w:val="20"/>
                <w:szCs w:val="20"/>
                <w:highlight w:val="cyan"/>
              </w:rPr>
            </w:pPr>
            <w:ins w:id="143" w:author="Ameya Vaze" w:date="2025-06-17T16:01:00Z" w16du:dateUtc="2025-06-17T10:31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 xml:space="preserve">Investogation </w:t>
              </w:r>
            </w:ins>
            <w:ins w:id="144" w:author="Ameya Vaze" w:date="2025-06-17T15:06:00Z" w16du:dateUtc="2025-06-17T09:36:00Z">
              <w:r w:rsidR="00735D6A"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>Booking Module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44D04" w14:textId="761050EE" w:rsidR="00653064" w:rsidRDefault="00735D6A" w:rsidP="00735D6A">
            <w:pPr>
              <w:pStyle w:val="ListParagraph"/>
              <w:numPr>
                <w:ilvl w:val="0"/>
                <w:numId w:val="67"/>
              </w:numPr>
              <w:spacing w:after="0" w:line="276" w:lineRule="auto"/>
              <w:rPr>
                <w:ins w:id="145" w:author="Ameya Vaze" w:date="2025-06-17T15:21:00Z" w16du:dateUtc="2025-06-17T09:51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146" w:author="Ameya Vaze" w:date="2025-06-17T15:06:00Z" w16du:dateUtc="2025-06-17T09:36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Investigation Booking</w:t>
              </w:r>
            </w:ins>
            <w:ins w:id="147" w:author="Ameya Vaze" w:date="2025-06-17T15:21:00Z" w16du:dateUtc="2025-06-17T09:51:00Z">
              <w:r w:rsidR="00384708"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</w:t>
              </w:r>
            </w:ins>
          </w:p>
          <w:p w14:paraId="1DE01D40" w14:textId="50FD1BBC" w:rsidR="00384708" w:rsidRDefault="00384708" w:rsidP="00384708">
            <w:pPr>
              <w:pStyle w:val="ListParagraph"/>
              <w:numPr>
                <w:ilvl w:val="1"/>
                <w:numId w:val="67"/>
              </w:numPr>
              <w:spacing w:after="0" w:line="276" w:lineRule="auto"/>
              <w:rPr>
                <w:ins w:id="148" w:author="Ameya Vaze" w:date="2025-06-17T15:22:00Z" w16du:dateUtc="2025-06-17T09:52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149" w:author="Ameya Vaze" w:date="2025-06-17T15:22:00Z" w16du:dateUtc="2025-06-17T09:5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Home collection</w:t>
              </w:r>
            </w:ins>
          </w:p>
          <w:p w14:paraId="5D4E22C3" w14:textId="7AB42B0F" w:rsidR="00384708" w:rsidRDefault="00384708" w:rsidP="00384708">
            <w:pPr>
              <w:pStyle w:val="ListParagraph"/>
              <w:numPr>
                <w:ilvl w:val="1"/>
                <w:numId w:val="67"/>
              </w:numPr>
              <w:spacing w:after="0" w:line="276" w:lineRule="auto"/>
              <w:rPr>
                <w:ins w:id="150" w:author="Ameya Vaze" w:date="2025-06-17T15:06:00Z" w16du:dateUtc="2025-06-17T09:36:00Z"/>
                <w:rFonts w:ascii="Calibri" w:eastAsia="Aptos" w:hAnsi="Calibri" w:cs="Calibri"/>
                <w:sz w:val="20"/>
                <w:szCs w:val="20"/>
                <w:highlight w:val="yellow"/>
              </w:rPr>
              <w:pPrChange w:id="151" w:author="Ameya Vaze" w:date="2025-06-17T15:22:00Z" w16du:dateUtc="2025-06-17T09:52:00Z">
                <w:pPr>
                  <w:pStyle w:val="ListParagraph"/>
                  <w:numPr>
                    <w:numId w:val="67"/>
                  </w:numPr>
                  <w:spacing w:after="0" w:line="276" w:lineRule="auto"/>
                  <w:ind w:hanging="360"/>
                </w:pPr>
              </w:pPrChange>
            </w:pPr>
            <w:ins w:id="152" w:author="Ameya Vaze" w:date="2025-06-17T15:22:00Z" w16du:dateUtc="2025-06-17T09:5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Center visit</w:t>
              </w:r>
            </w:ins>
          </w:p>
          <w:p w14:paraId="367C35E0" w14:textId="77777777" w:rsidR="00735D6A" w:rsidRDefault="00735D6A" w:rsidP="00735D6A">
            <w:pPr>
              <w:pStyle w:val="ListParagraph"/>
              <w:numPr>
                <w:ilvl w:val="0"/>
                <w:numId w:val="67"/>
              </w:numPr>
              <w:spacing w:after="0" w:line="276" w:lineRule="auto"/>
              <w:rPr>
                <w:ins w:id="153" w:author="Ameya Vaze" w:date="2025-06-17T15:06:00Z" w16du:dateUtc="2025-06-17T09:36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proofErr w:type="gramStart"/>
            <w:ins w:id="154" w:author="Ameya Vaze" w:date="2025-06-17T15:06:00Z" w16du:dateUtc="2025-06-17T09:36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Rule based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options for changes and cancellation</w:t>
              </w:r>
            </w:ins>
          </w:p>
          <w:p w14:paraId="44C93E8E" w14:textId="77777777" w:rsidR="00735D6A" w:rsidRDefault="00735D6A" w:rsidP="00735D6A">
            <w:pPr>
              <w:pStyle w:val="ListParagraph"/>
              <w:numPr>
                <w:ilvl w:val="0"/>
                <w:numId w:val="67"/>
              </w:numPr>
              <w:spacing w:after="0" w:line="276" w:lineRule="auto"/>
              <w:rPr>
                <w:ins w:id="155" w:author="Ameya Vaze" w:date="2025-06-17T15:07:00Z" w16du:dateUtc="2025-06-17T09:37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156" w:author="Ameya Vaze" w:date="2025-06-17T15:06:00Z" w16du:dateUtc="2025-06-17T09:36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Rules for pre-payment</w:t>
              </w:r>
            </w:ins>
            <w:ins w:id="157" w:author="Ameya Vaze" w:date="2025-06-17T15:07:00Z" w16du:dateUtc="2025-06-17T09:37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s</w:t>
              </w:r>
            </w:ins>
          </w:p>
          <w:p w14:paraId="184425E0" w14:textId="11182CD0" w:rsidR="00735D6A" w:rsidRPr="00735D6A" w:rsidRDefault="00735D6A" w:rsidP="00735D6A">
            <w:pPr>
              <w:pStyle w:val="ListParagraph"/>
              <w:numPr>
                <w:ilvl w:val="0"/>
                <w:numId w:val="67"/>
              </w:num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  <w:highlight w:val="yellow"/>
                <w:rPrChange w:id="158" w:author="Ameya Vaze" w:date="2025-06-17T15:06:00Z" w16du:dateUtc="2025-06-17T09:36:00Z">
                  <w:rPr>
                    <w:highlight w:val="yellow"/>
                  </w:rPr>
                </w:rPrChange>
              </w:rPr>
              <w:pPrChange w:id="159" w:author="Ameya Vaze" w:date="2025-06-17T15:06:00Z" w16du:dateUtc="2025-06-17T09:36:00Z">
                <w:pPr>
                  <w:spacing w:after="0" w:line="276" w:lineRule="auto"/>
                </w:pPr>
              </w:pPrChange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11FDD" w14:textId="77777777" w:rsidR="00653064" w:rsidRDefault="00653064" w:rsidP="00B54BA8">
            <w:pPr>
              <w:spacing w:after="0" w:line="276" w:lineRule="auto"/>
              <w:rPr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BD4A54" w14:paraId="48152D05" w14:textId="77777777" w:rsidTr="00653064">
        <w:trPr>
          <w:trHeight w:val="300"/>
          <w:ins w:id="160" w:author="Ameya Vaze" w:date="2025-06-17T15:09:00Z" w16du:dateUtc="2025-06-17T09:39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1AB1C" w14:textId="77777777" w:rsidR="00BD4A54" w:rsidRDefault="00BD4A54" w:rsidP="00B54BA8">
            <w:pPr>
              <w:spacing w:after="0" w:line="276" w:lineRule="auto"/>
              <w:rPr>
                <w:ins w:id="161" w:author="Ameya Vaze" w:date="2025-06-17T15:09:00Z" w16du:dateUtc="2025-06-17T09:39:00Z"/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DFC8F" w14:textId="007EFD31" w:rsidR="00BD4A54" w:rsidRDefault="00B367F2" w:rsidP="00B54BA8">
            <w:pPr>
              <w:spacing w:after="0" w:line="276" w:lineRule="auto"/>
              <w:rPr>
                <w:ins w:id="162" w:author="Ameya Vaze" w:date="2025-06-17T15:09:00Z" w16du:dateUtc="2025-06-17T09:39:00Z"/>
                <w:rFonts w:ascii="Calibri" w:eastAsia="Aptos" w:hAnsi="Calibri" w:cs="Calibri"/>
                <w:b/>
                <w:bCs/>
                <w:sz w:val="20"/>
                <w:szCs w:val="20"/>
                <w:highlight w:val="cyan"/>
              </w:rPr>
            </w:pPr>
            <w:ins w:id="163" w:author="Ameya Vaze" w:date="2025-06-17T15:31:00Z" w16du:dateUtc="2025-06-17T10:01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 xml:space="preserve">Consultation booking </w:t>
              </w:r>
            </w:ins>
            <w:ins w:id="164" w:author="Ameya Vaze" w:date="2025-06-17T15:09:00Z" w16du:dateUtc="2025-06-17T09:39:00Z">
              <w:r w:rsidR="00BD4A54"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>Module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4B883" w14:textId="77777777" w:rsidR="00423537" w:rsidRDefault="00423537" w:rsidP="00423537">
            <w:pPr>
              <w:pStyle w:val="ListParagraph"/>
              <w:numPr>
                <w:ilvl w:val="0"/>
                <w:numId w:val="69"/>
              </w:numPr>
              <w:spacing w:after="0" w:line="276" w:lineRule="auto"/>
              <w:rPr>
                <w:ins w:id="165" w:author="Ameya Vaze" w:date="2025-06-17T16:01:00Z" w16du:dateUtc="2025-06-17T10:31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proofErr w:type="gramStart"/>
            <w:ins w:id="166" w:author="Ameya Vaze" w:date="2025-06-17T16:01:00Z" w16du:dateUtc="2025-06-17T10:31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Consultation Booking</w:t>
              </w:r>
              <w:proofErr w:type="gramEnd"/>
            </w:ins>
          </w:p>
          <w:p w14:paraId="55773934" w14:textId="77777777" w:rsidR="00423537" w:rsidRDefault="00423537" w:rsidP="00423537">
            <w:pPr>
              <w:pStyle w:val="ListParagraph"/>
              <w:numPr>
                <w:ilvl w:val="1"/>
                <w:numId w:val="69"/>
              </w:numPr>
              <w:spacing w:after="0" w:line="276" w:lineRule="auto"/>
              <w:rPr>
                <w:ins w:id="167" w:author="Ameya Vaze" w:date="2025-06-17T16:01:00Z" w16du:dateUtc="2025-06-17T10:31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168" w:author="Ameya Vaze" w:date="2025-06-17T16:01:00Z" w16du:dateUtc="2025-06-17T10:31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Video </w:t>
              </w:r>
            </w:ins>
          </w:p>
          <w:p w14:paraId="59DA61E5" w14:textId="77777777" w:rsidR="00423537" w:rsidRDefault="00423537" w:rsidP="00423537">
            <w:pPr>
              <w:pStyle w:val="ListParagraph"/>
              <w:numPr>
                <w:ilvl w:val="1"/>
                <w:numId w:val="69"/>
              </w:numPr>
              <w:spacing w:after="0" w:line="276" w:lineRule="auto"/>
              <w:rPr>
                <w:ins w:id="169" w:author="Ameya Vaze" w:date="2025-06-17T16:01:00Z" w16du:dateUtc="2025-06-17T10:31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170" w:author="Ameya Vaze" w:date="2025-06-17T16:01:00Z" w16du:dateUtc="2025-06-17T10:31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Personel meet </w:t>
              </w:r>
            </w:ins>
          </w:p>
          <w:p w14:paraId="5C0C1BBE" w14:textId="7B7D5357" w:rsidR="00BD4A54" w:rsidRDefault="00BD4A54" w:rsidP="00423537">
            <w:pPr>
              <w:pStyle w:val="ListParagraph"/>
              <w:numPr>
                <w:ilvl w:val="0"/>
                <w:numId w:val="69"/>
              </w:numPr>
              <w:spacing w:after="0" w:line="276" w:lineRule="auto"/>
              <w:rPr>
                <w:ins w:id="171" w:author="Ameya Vaze" w:date="2025-06-17T15:22:00Z" w16du:dateUtc="2025-06-17T09:52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proofErr w:type="gramStart"/>
            <w:ins w:id="172" w:author="Ameya Vaze" w:date="2025-06-17T15:10:00Z" w16du:dateUtc="2025-06-17T09:40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One to one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video cal</w:t>
              </w:r>
            </w:ins>
            <w:ins w:id="173" w:author="Ameya Vaze" w:date="2025-06-17T16:01:00Z" w16du:dateUtc="2025-06-17T10:31:00Z">
              <w:r w:rsidR="00423537"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l</w:t>
              </w:r>
            </w:ins>
          </w:p>
          <w:p w14:paraId="7A380960" w14:textId="4C25EB11" w:rsidR="00384708" w:rsidRDefault="00384708" w:rsidP="00423537">
            <w:pPr>
              <w:pStyle w:val="ListParagraph"/>
              <w:numPr>
                <w:ilvl w:val="0"/>
                <w:numId w:val="69"/>
              </w:numPr>
              <w:spacing w:after="0" w:line="276" w:lineRule="auto"/>
              <w:rPr>
                <w:ins w:id="174" w:author="Ameya Vaze" w:date="2025-06-17T15:22:00Z" w16du:dateUtc="2025-06-17T09:52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175" w:author="Ameya Vaze" w:date="2025-06-17T15:22:00Z" w16du:dateUtc="2025-06-17T09:5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One to one meeting </w:t>
              </w:r>
            </w:ins>
            <w:ins w:id="176" w:author="Ameya Vaze" w:date="2025-06-17T15:31:00Z" w16du:dateUtc="2025-06-17T10:01:00Z">
              <w:r w:rsidR="00B367F2"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personal</w:t>
              </w:r>
            </w:ins>
            <w:ins w:id="177" w:author="Ameya Vaze" w:date="2025-06-17T15:33:00Z" w16du:dateUtc="2025-06-17T10:03:00Z">
              <w:r w:rsidR="00B367F2"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</w:t>
              </w:r>
            </w:ins>
          </w:p>
          <w:p w14:paraId="4EE741C9" w14:textId="0A654251" w:rsidR="00384708" w:rsidRDefault="00384708" w:rsidP="00423537">
            <w:pPr>
              <w:pStyle w:val="ListParagraph"/>
              <w:numPr>
                <w:ilvl w:val="0"/>
                <w:numId w:val="69"/>
              </w:numPr>
              <w:spacing w:after="0" w:line="276" w:lineRule="auto"/>
              <w:rPr>
                <w:ins w:id="178" w:author="Ameya Vaze" w:date="2025-06-17T15:10:00Z" w16du:dateUtc="2025-06-17T09:40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179" w:author="Ameya Vaze" w:date="2025-06-17T15:22:00Z" w16du:dateUtc="2025-06-17T09:5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Record</w:t>
              </w:r>
            </w:ins>
            <w:ins w:id="180" w:author="Ameya Vaze" w:date="2025-06-17T15:33:00Z" w16du:dateUtc="2025-06-17T10:03:00Z">
              <w:r w:rsidR="00B367F2"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online</w:t>
              </w:r>
            </w:ins>
            <w:ins w:id="181" w:author="Ameya Vaze" w:date="2025-06-17T15:22:00Z" w16du:dateUtc="2025-06-17T09:5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video meeting  </w:t>
              </w:r>
            </w:ins>
          </w:p>
          <w:p w14:paraId="54761C1B" w14:textId="317C2BB8" w:rsidR="00BD4A54" w:rsidRDefault="00BD4A54" w:rsidP="00423537">
            <w:pPr>
              <w:pStyle w:val="ListParagraph"/>
              <w:numPr>
                <w:ilvl w:val="0"/>
                <w:numId w:val="69"/>
              </w:numPr>
              <w:spacing w:after="0" w:line="276" w:lineRule="auto"/>
              <w:rPr>
                <w:ins w:id="182" w:author="Ameya Vaze" w:date="2025-06-17T15:15:00Z" w16du:dateUtc="2025-06-17T09:45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183" w:author="Ameya Vaze" w:date="2025-06-17T15:15:00Z" w16du:dateUtc="2025-06-17T09:45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Prescription upload and download</w:t>
              </w:r>
            </w:ins>
            <w:ins w:id="184" w:author="Ameya Vaze" w:date="2025-06-17T15:23:00Z" w16du:dateUtc="2025-06-17T09:53:00Z">
              <w:r w:rsidR="00384708"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in pdf format </w:t>
              </w:r>
            </w:ins>
          </w:p>
          <w:p w14:paraId="03156EE6" w14:textId="77777777" w:rsidR="00BD4A54" w:rsidRDefault="00BD4A54" w:rsidP="00423537">
            <w:pPr>
              <w:pStyle w:val="ListParagraph"/>
              <w:numPr>
                <w:ilvl w:val="0"/>
                <w:numId w:val="69"/>
              </w:numPr>
              <w:spacing w:after="0" w:line="276" w:lineRule="auto"/>
              <w:rPr>
                <w:ins w:id="185" w:author="Ameya Vaze" w:date="2025-06-17T15:23:00Z" w16du:dateUtc="2025-06-17T09:53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186" w:author="Ameya Vaze" w:date="2025-06-17T15:15:00Z" w16du:dateUtc="2025-06-17T09:45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Old history </w:t>
              </w:r>
            </w:ins>
            <w:ins w:id="187" w:author="Ameya Vaze" w:date="2025-06-17T15:16:00Z" w16du:dateUtc="2025-06-17T09:46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view</w:t>
              </w:r>
            </w:ins>
          </w:p>
          <w:p w14:paraId="6AD1E38D" w14:textId="05645033" w:rsidR="00384708" w:rsidRDefault="00384708" w:rsidP="00423537">
            <w:pPr>
              <w:pStyle w:val="ListParagraph"/>
              <w:numPr>
                <w:ilvl w:val="0"/>
                <w:numId w:val="69"/>
              </w:numPr>
              <w:spacing w:after="0" w:line="276" w:lineRule="auto"/>
              <w:rPr>
                <w:ins w:id="188" w:author="Ameya Vaze" w:date="2025-06-17T15:23:00Z" w16du:dateUtc="2025-06-17T09:53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189" w:author="Ameya Vaze" w:date="2025-06-17T15:23:00Z" w16du:dateUtc="2025-06-17T09:53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AI Suggestion to Doctor </w:t>
              </w:r>
            </w:ins>
            <w:ins w:id="190" w:author="Ameya Vaze" w:date="2025-06-17T15:33:00Z" w16du:dateUtc="2025-06-17T10:03:00Z">
              <w:r w:rsidR="00B367F2"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(medicine and inve</w:t>
              </w:r>
            </w:ins>
            <w:ins w:id="191" w:author="Ameya Vaze" w:date="2025-06-17T15:34:00Z" w16du:dateUtc="2025-06-17T10:04:00Z">
              <w:r w:rsidR="00B367F2"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stigation) </w:t>
              </w:r>
            </w:ins>
            <w:ins w:id="192" w:author="Ameya Vaze" w:date="2025-06-17T15:23:00Z" w16du:dateUtc="2025-06-17T09:53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and patient </w:t>
              </w:r>
            </w:ins>
            <w:ins w:id="193" w:author="Ameya Vaze" w:date="2025-06-17T15:34:00Z" w16du:dateUtc="2025-06-17T10:04:00Z">
              <w:r w:rsidR="00B367F2"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(</w:t>
              </w:r>
            </w:ins>
            <w:ins w:id="194" w:author="Ameya Vaze" w:date="2025-06-17T15:36:00Z" w16du:dateUtc="2025-06-17T10:06:00Z">
              <w:r w:rsidR="00B367F2"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AI based suggestions approved by doctor)</w:t>
              </w:r>
            </w:ins>
          </w:p>
          <w:p w14:paraId="7DFEB3F1" w14:textId="04C1CC9D" w:rsidR="00384708" w:rsidRPr="00BD4A54" w:rsidRDefault="00384708" w:rsidP="00423537">
            <w:pPr>
              <w:pStyle w:val="ListParagraph"/>
              <w:numPr>
                <w:ilvl w:val="0"/>
                <w:numId w:val="69"/>
              </w:numPr>
              <w:spacing w:after="0" w:line="276" w:lineRule="auto"/>
              <w:rPr>
                <w:ins w:id="195" w:author="Ameya Vaze" w:date="2025-06-17T15:09:00Z" w16du:dateUtc="2025-06-17T09:39:00Z"/>
                <w:rFonts w:ascii="Calibri" w:eastAsia="Aptos" w:hAnsi="Calibri" w:cs="Calibri"/>
                <w:sz w:val="20"/>
                <w:szCs w:val="20"/>
                <w:highlight w:val="yellow"/>
                <w:rPrChange w:id="196" w:author="Ameya Vaze" w:date="2025-06-17T15:09:00Z" w16du:dateUtc="2025-06-17T09:39:00Z">
                  <w:rPr>
                    <w:ins w:id="197" w:author="Ameya Vaze" w:date="2025-06-17T15:09:00Z" w16du:dateUtc="2025-06-17T09:39:00Z"/>
                    <w:highlight w:val="yellow"/>
                  </w:rPr>
                </w:rPrChange>
              </w:rPr>
              <w:pPrChange w:id="198" w:author="Ameya Vaze" w:date="2025-06-17T15:09:00Z" w16du:dateUtc="2025-06-17T09:39:00Z">
                <w:pPr>
                  <w:pStyle w:val="ListParagraph"/>
                  <w:numPr>
                    <w:numId w:val="67"/>
                  </w:numPr>
                  <w:spacing w:after="0" w:line="276" w:lineRule="auto"/>
                  <w:ind w:hanging="360"/>
                </w:pPr>
              </w:pPrChange>
            </w:pPr>
            <w:proofErr w:type="gramStart"/>
            <w:ins w:id="199" w:author="Ameya Vaze" w:date="2025-06-17T15:24:00Z" w16du:dateUtc="2025-06-17T09:54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Recommended  Video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 by Doctor and play to </w:t>
              </w:r>
              <w:proofErr w:type="gramStart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Doctor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</w:t>
              </w:r>
            </w:ins>
            <w:ins w:id="200" w:author="Ameya Vaze" w:date="2025-06-17T15:25:00Z" w16du:dateUtc="2025-06-17T09:55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as well as Patient app. </w:t>
              </w:r>
            </w:ins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A1505" w14:textId="77777777" w:rsidR="00BD4A54" w:rsidRDefault="00BD4A54" w:rsidP="00B54BA8">
            <w:pPr>
              <w:spacing w:after="0" w:line="276" w:lineRule="auto"/>
              <w:rPr>
                <w:ins w:id="201" w:author="Ameya Vaze" w:date="2025-06-17T15:09:00Z" w16du:dateUtc="2025-06-17T09:39:00Z"/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384708" w14:paraId="58AFD725" w14:textId="77777777" w:rsidTr="00653064">
        <w:trPr>
          <w:trHeight w:val="300"/>
          <w:ins w:id="202" w:author="Ameya Vaze" w:date="2025-06-17T15:25:00Z" w16du:dateUtc="2025-06-17T09:55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DE2F3" w14:textId="77777777" w:rsidR="00384708" w:rsidRDefault="00384708" w:rsidP="00B54BA8">
            <w:pPr>
              <w:spacing w:after="0" w:line="276" w:lineRule="auto"/>
              <w:rPr>
                <w:ins w:id="203" w:author="Ameya Vaze" w:date="2025-06-17T15:25:00Z" w16du:dateUtc="2025-06-17T09:55:00Z"/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83C7A" w14:textId="25D70FC0" w:rsidR="00384708" w:rsidRDefault="00384708" w:rsidP="00B54BA8">
            <w:pPr>
              <w:spacing w:after="0" w:line="276" w:lineRule="auto"/>
              <w:rPr>
                <w:ins w:id="204" w:author="Ameya Vaze" w:date="2025-06-17T15:25:00Z" w16du:dateUtc="2025-06-17T09:55:00Z"/>
                <w:rFonts w:ascii="Calibri" w:eastAsia="Aptos" w:hAnsi="Calibri" w:cs="Calibri"/>
                <w:b/>
                <w:bCs/>
                <w:sz w:val="20"/>
                <w:szCs w:val="20"/>
                <w:highlight w:val="cyan"/>
              </w:rPr>
            </w:pPr>
            <w:ins w:id="205" w:author="Ameya Vaze" w:date="2025-06-17T15:28:00Z" w16du:dateUtc="2025-06-17T09:58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>Web and App Requirement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3F696" w14:textId="77777777" w:rsidR="00384708" w:rsidRPr="00384708" w:rsidRDefault="00384708" w:rsidP="00384708">
            <w:pPr>
              <w:spacing w:after="0" w:line="276" w:lineRule="auto"/>
              <w:rPr>
                <w:ins w:id="206" w:author="Ameya Vaze" w:date="2025-06-17T15:25:00Z" w16du:dateUtc="2025-06-17T09:55:00Z"/>
                <w:rFonts w:ascii="Calibri" w:eastAsia="Aptos" w:hAnsi="Calibri" w:cs="Calibri"/>
                <w:sz w:val="20"/>
                <w:szCs w:val="20"/>
                <w:highlight w:val="yellow"/>
                <w:rPrChange w:id="207" w:author="Ameya Vaze" w:date="2025-06-17T15:28:00Z" w16du:dateUtc="2025-06-17T09:58:00Z">
                  <w:rPr>
                    <w:ins w:id="208" w:author="Ameya Vaze" w:date="2025-06-17T15:25:00Z" w16du:dateUtc="2025-06-17T09:55:00Z"/>
                    <w:highlight w:val="yellow"/>
                  </w:rPr>
                </w:rPrChange>
              </w:rPr>
              <w:pPrChange w:id="209" w:author="Ameya Vaze" w:date="2025-06-17T15:28:00Z" w16du:dateUtc="2025-06-17T09:58:00Z">
                <w:pPr>
                  <w:pStyle w:val="ListParagraph"/>
                  <w:spacing w:after="0" w:line="276" w:lineRule="auto"/>
                </w:pPr>
              </w:pPrChange>
            </w:pPr>
            <w:ins w:id="210" w:author="Ameya Vaze" w:date="2025-06-17T15:25:00Z" w16du:dateUtc="2025-06-17T09:55:00Z">
              <w:r w:rsidRPr="00384708">
                <w:rPr>
                  <w:rFonts w:ascii="Calibri" w:eastAsia="Aptos" w:hAnsi="Calibri" w:cs="Calibri"/>
                  <w:sz w:val="20"/>
                  <w:szCs w:val="20"/>
                  <w:highlight w:val="yellow"/>
                  <w:rPrChange w:id="211" w:author="Ameya Vaze" w:date="2025-06-17T15:28:00Z" w16du:dateUtc="2025-06-17T09:58:00Z">
                    <w:rPr>
                      <w:highlight w:val="yellow"/>
                    </w:rPr>
                  </w:rPrChange>
                </w:rPr>
                <w:t xml:space="preserve">App for Whom </w:t>
              </w:r>
            </w:ins>
          </w:p>
          <w:p w14:paraId="5EEA141A" w14:textId="1E692D7E" w:rsidR="00384708" w:rsidRDefault="00384708" w:rsidP="00384708">
            <w:pPr>
              <w:pStyle w:val="ListParagraph"/>
              <w:numPr>
                <w:ilvl w:val="0"/>
                <w:numId w:val="70"/>
              </w:numPr>
              <w:spacing w:after="0" w:line="276" w:lineRule="auto"/>
              <w:rPr>
                <w:ins w:id="212" w:author="Ameya Vaze" w:date="2025-06-17T15:25:00Z" w16du:dateUtc="2025-06-17T09:55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213" w:author="Ameya Vaze" w:date="2025-06-17T15:25:00Z" w16du:dateUtc="2025-06-17T09:55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Patient </w:t>
              </w:r>
            </w:ins>
            <w:ins w:id="214" w:author="Ameya Vaze" w:date="2025-06-17T15:26:00Z" w16du:dateUtc="2025-06-17T09:56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(Mobile based)</w:t>
              </w:r>
            </w:ins>
          </w:p>
          <w:p w14:paraId="09EE0708" w14:textId="76E1BDDC" w:rsidR="00384708" w:rsidRDefault="00384708" w:rsidP="00384708">
            <w:pPr>
              <w:pStyle w:val="ListParagraph"/>
              <w:numPr>
                <w:ilvl w:val="0"/>
                <w:numId w:val="70"/>
              </w:numPr>
              <w:spacing w:after="0" w:line="276" w:lineRule="auto"/>
              <w:rPr>
                <w:ins w:id="215" w:author="Ameya Vaze" w:date="2025-06-17T15:25:00Z" w16du:dateUtc="2025-06-17T09:55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216" w:author="Ameya Vaze" w:date="2025-06-17T15:27:00Z" w16du:dateUtc="2025-06-17T09:57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Lab </w:t>
              </w:r>
            </w:ins>
            <w:proofErr w:type="gramStart"/>
            <w:ins w:id="217" w:author="Ameya Vaze" w:date="2025-06-17T15:25:00Z" w16du:dateUtc="2025-06-17T09:55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Center  Tablet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Based </w:t>
              </w:r>
            </w:ins>
          </w:p>
          <w:p w14:paraId="15B8B54B" w14:textId="577EA63C" w:rsidR="00384708" w:rsidRDefault="00384708" w:rsidP="00384708">
            <w:pPr>
              <w:pStyle w:val="ListParagraph"/>
              <w:numPr>
                <w:ilvl w:val="0"/>
                <w:numId w:val="70"/>
              </w:numPr>
              <w:spacing w:after="0" w:line="276" w:lineRule="auto"/>
              <w:rPr>
                <w:ins w:id="218" w:author="Ameya Vaze" w:date="2025-06-17T15:26:00Z" w16du:dateUtc="2025-06-17T09:56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219" w:author="Ameya Vaze" w:date="2025-06-17T15:25:00Z" w16du:dateUtc="2025-06-17T09:55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Doctor </w:t>
              </w:r>
            </w:ins>
            <w:ins w:id="220" w:author="Ameya Vaze" w:date="2025-06-17T15:26:00Z" w16du:dateUtc="2025-06-17T09:56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Tablet-based</w:t>
              </w:r>
            </w:ins>
            <w:ins w:id="221" w:author="Ameya Vaze" w:date="2025-06-17T15:25:00Z" w16du:dateUtc="2025-06-17T09:55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</w:t>
              </w:r>
            </w:ins>
          </w:p>
          <w:p w14:paraId="1E86454B" w14:textId="232D3EE5" w:rsidR="00384708" w:rsidRDefault="00384708" w:rsidP="00384708">
            <w:pPr>
              <w:pStyle w:val="ListParagraph"/>
              <w:numPr>
                <w:ilvl w:val="0"/>
                <w:numId w:val="70"/>
              </w:numPr>
              <w:spacing w:after="0" w:line="276" w:lineRule="auto"/>
              <w:rPr>
                <w:ins w:id="222" w:author="Ameya Vaze" w:date="2025-06-17T15:26:00Z" w16du:dateUtc="2025-06-17T09:56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223" w:author="Ameya Vaze" w:date="2025-06-17T15:26:00Z" w16du:dateUtc="2025-06-17T09:56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Reception (tablet based </w:t>
              </w:r>
            </w:ins>
          </w:p>
          <w:p w14:paraId="3D131450" w14:textId="74978428" w:rsidR="00384708" w:rsidRDefault="00384708" w:rsidP="00384708">
            <w:pPr>
              <w:pStyle w:val="ListParagraph"/>
              <w:numPr>
                <w:ilvl w:val="0"/>
                <w:numId w:val="70"/>
              </w:numPr>
              <w:spacing w:after="0" w:line="276" w:lineRule="auto"/>
              <w:rPr>
                <w:ins w:id="224" w:author="Ameya Vaze" w:date="2025-06-17T15:27:00Z" w16du:dateUtc="2025-06-17T09:57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225" w:author="Ameya Vaze" w:date="2025-06-17T15:27:00Z" w16du:dateUtc="2025-06-17T09:57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Field Support staff (mobile Based) </w:t>
              </w:r>
            </w:ins>
          </w:p>
          <w:p w14:paraId="787095E5" w14:textId="7DBD0ACD" w:rsidR="00384708" w:rsidRDefault="00384708" w:rsidP="00384708">
            <w:pPr>
              <w:pStyle w:val="ListParagraph"/>
              <w:numPr>
                <w:ilvl w:val="0"/>
                <w:numId w:val="70"/>
              </w:numPr>
              <w:spacing w:after="0" w:line="276" w:lineRule="auto"/>
              <w:rPr>
                <w:ins w:id="226" w:author="Ameya Vaze" w:date="2025-06-17T15:25:00Z" w16du:dateUtc="2025-06-17T09:55:00Z"/>
                <w:rFonts w:ascii="Calibri" w:eastAsia="Aptos" w:hAnsi="Calibri" w:cs="Calibri"/>
                <w:sz w:val="20"/>
                <w:szCs w:val="20"/>
                <w:highlight w:val="yellow"/>
              </w:rPr>
              <w:pPrChange w:id="227" w:author="Ameya Vaze" w:date="2025-06-17T15:25:00Z" w16du:dateUtc="2025-06-17T09:55:00Z">
                <w:pPr>
                  <w:pStyle w:val="ListParagraph"/>
                  <w:spacing w:after="0" w:line="276" w:lineRule="auto"/>
                </w:pPr>
              </w:pPrChange>
            </w:pPr>
            <w:ins w:id="228" w:author="Ameya Vaze" w:date="2025-06-17T15:27:00Z" w16du:dateUtc="2025-06-17T09:57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Admin </w:t>
              </w:r>
              <w:proofErr w:type="gramStart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upto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some level </w:t>
              </w:r>
            </w:ins>
          </w:p>
          <w:p w14:paraId="20F57164" w14:textId="77777777" w:rsidR="00384708" w:rsidRPr="00384708" w:rsidRDefault="00384708" w:rsidP="00384708">
            <w:pPr>
              <w:spacing w:after="0" w:line="276" w:lineRule="auto"/>
              <w:rPr>
                <w:ins w:id="229" w:author="Ameya Vaze" w:date="2025-06-17T15:25:00Z" w16du:dateUtc="2025-06-17T09:55:00Z"/>
                <w:rFonts w:ascii="Calibri" w:eastAsia="Aptos" w:hAnsi="Calibri" w:cs="Calibri"/>
                <w:sz w:val="20"/>
                <w:szCs w:val="20"/>
                <w:highlight w:val="yellow"/>
                <w:rPrChange w:id="230" w:author="Ameya Vaze" w:date="2025-06-17T15:28:00Z" w16du:dateUtc="2025-06-17T09:58:00Z">
                  <w:rPr>
                    <w:ins w:id="231" w:author="Ameya Vaze" w:date="2025-06-17T15:25:00Z" w16du:dateUtc="2025-06-17T09:55:00Z"/>
                    <w:highlight w:val="yellow"/>
                  </w:rPr>
                </w:rPrChange>
              </w:rPr>
              <w:pPrChange w:id="232" w:author="Ameya Vaze" w:date="2025-06-17T15:28:00Z" w16du:dateUtc="2025-06-17T09:58:00Z">
                <w:pPr>
                  <w:pStyle w:val="ListParagraph"/>
                  <w:spacing w:after="0" w:line="276" w:lineRule="auto"/>
                </w:pPr>
              </w:pPrChange>
            </w:pPr>
            <w:ins w:id="233" w:author="Ameya Vaze" w:date="2025-06-17T15:25:00Z" w16du:dateUtc="2025-06-17T09:55:00Z">
              <w:r w:rsidRPr="00384708">
                <w:rPr>
                  <w:rFonts w:ascii="Calibri" w:eastAsia="Aptos" w:hAnsi="Calibri" w:cs="Calibri"/>
                  <w:sz w:val="20"/>
                  <w:szCs w:val="20"/>
                  <w:highlight w:val="yellow"/>
                  <w:rPrChange w:id="234" w:author="Ameya Vaze" w:date="2025-06-17T15:28:00Z" w16du:dateUtc="2025-06-17T09:58:00Z">
                    <w:rPr>
                      <w:highlight w:val="yellow"/>
                    </w:rPr>
                  </w:rPrChange>
                </w:rPr>
                <w:t xml:space="preserve">Web for Whom </w:t>
              </w:r>
            </w:ins>
          </w:p>
          <w:p w14:paraId="0A086DB6" w14:textId="1768166C" w:rsidR="00384708" w:rsidRDefault="00384708" w:rsidP="00384708">
            <w:pPr>
              <w:pStyle w:val="ListParagraph"/>
              <w:numPr>
                <w:ilvl w:val="0"/>
                <w:numId w:val="71"/>
              </w:numPr>
              <w:spacing w:after="0" w:line="276" w:lineRule="auto"/>
              <w:rPr>
                <w:ins w:id="235" w:author="Ameya Vaze" w:date="2025-06-17T15:27:00Z" w16du:dateUtc="2025-06-17T09:57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proofErr w:type="gramStart"/>
            <w:ins w:id="236" w:author="Ameya Vaze" w:date="2025-06-17T15:26:00Z" w16du:dateUtc="2025-06-17T09:56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Center  </w:t>
              </w:r>
            </w:ins>
            <w:ins w:id="237" w:author="Ameya Vaze" w:date="2025-06-17T15:28:00Z" w16du:dateUtc="2025-06-17T09:58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management</w:t>
              </w:r>
            </w:ins>
            <w:proofErr w:type="gramEnd"/>
          </w:p>
          <w:p w14:paraId="44237C19" w14:textId="04753FE2" w:rsidR="00384708" w:rsidRDefault="00384708" w:rsidP="00384708">
            <w:pPr>
              <w:pStyle w:val="ListParagraph"/>
              <w:numPr>
                <w:ilvl w:val="0"/>
                <w:numId w:val="71"/>
              </w:numPr>
              <w:spacing w:after="0" w:line="276" w:lineRule="auto"/>
              <w:rPr>
                <w:ins w:id="238" w:author="Ameya Vaze" w:date="2025-06-17T15:27:00Z" w16du:dateUtc="2025-06-17T09:57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239" w:author="Ameya Vaze" w:date="2025-06-17T15:27:00Z" w16du:dateUtc="2025-06-17T09:57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Head </w:t>
              </w:r>
              <w:proofErr w:type="gramStart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office </w:t>
              </w:r>
            </w:ins>
            <w:ins w:id="240" w:author="Ameya Vaze" w:date="2025-06-17T15:28:00Z" w16du:dateUtc="2025-06-17T09:58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(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Admin or Sub Admin)</w:t>
              </w:r>
            </w:ins>
          </w:p>
          <w:p w14:paraId="558FC106" w14:textId="2FE4C04D" w:rsidR="00384708" w:rsidRPr="00384708" w:rsidRDefault="00384708" w:rsidP="00384708">
            <w:pPr>
              <w:spacing w:after="0" w:line="276" w:lineRule="auto"/>
              <w:rPr>
                <w:ins w:id="241" w:author="Ameya Vaze" w:date="2025-06-17T15:25:00Z" w16du:dateUtc="2025-06-17T09:55:00Z"/>
                <w:rFonts w:ascii="Calibri" w:eastAsia="Aptos" w:hAnsi="Calibri" w:cs="Calibri"/>
                <w:sz w:val="20"/>
                <w:szCs w:val="20"/>
                <w:highlight w:val="yellow"/>
                <w:rPrChange w:id="242" w:author="Ameya Vaze" w:date="2025-06-17T15:28:00Z" w16du:dateUtc="2025-06-17T09:58:00Z">
                  <w:rPr>
                    <w:ins w:id="243" w:author="Ameya Vaze" w:date="2025-06-17T15:25:00Z" w16du:dateUtc="2025-06-17T09:55:00Z"/>
                    <w:highlight w:val="yellow"/>
                  </w:rPr>
                </w:rPrChange>
              </w:rPr>
              <w:pPrChange w:id="244" w:author="Ameya Vaze" w:date="2025-06-17T15:28:00Z" w16du:dateUtc="2025-06-17T09:58:00Z">
                <w:pPr>
                  <w:pStyle w:val="ListParagraph"/>
                  <w:spacing w:after="0" w:line="276" w:lineRule="auto"/>
                </w:pPr>
              </w:pPrChange>
            </w:pPr>
          </w:p>
          <w:p w14:paraId="1E74D0A4" w14:textId="55FA3E93" w:rsidR="00384708" w:rsidRDefault="00384708" w:rsidP="00384708">
            <w:pPr>
              <w:pStyle w:val="ListParagraph"/>
              <w:spacing w:after="0" w:line="276" w:lineRule="auto"/>
              <w:rPr>
                <w:ins w:id="245" w:author="Ameya Vaze" w:date="2025-06-17T15:25:00Z" w16du:dateUtc="2025-06-17T09:55:00Z"/>
                <w:rFonts w:ascii="Calibri" w:eastAsia="Aptos" w:hAnsi="Calibri" w:cs="Calibri"/>
                <w:sz w:val="20"/>
                <w:szCs w:val="20"/>
                <w:highlight w:val="yellow"/>
              </w:rPr>
              <w:pPrChange w:id="246" w:author="Ameya Vaze" w:date="2025-06-17T15:25:00Z" w16du:dateUtc="2025-06-17T09:55:00Z">
                <w:pPr>
                  <w:pStyle w:val="ListParagraph"/>
                  <w:numPr>
                    <w:numId w:val="69"/>
                  </w:numPr>
                  <w:spacing w:after="0" w:line="276" w:lineRule="auto"/>
                  <w:ind w:hanging="360"/>
                </w:pPr>
              </w:pPrChange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4DF86" w14:textId="77777777" w:rsidR="00384708" w:rsidRDefault="00384708" w:rsidP="00B54BA8">
            <w:pPr>
              <w:spacing w:after="0" w:line="276" w:lineRule="auto"/>
              <w:rPr>
                <w:ins w:id="247" w:author="Ameya Vaze" w:date="2025-06-17T15:25:00Z" w16du:dateUtc="2025-06-17T09:55:00Z"/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F945A4" w14:paraId="6380E301" w14:textId="77777777" w:rsidTr="00653064">
        <w:trPr>
          <w:trHeight w:val="300"/>
          <w:ins w:id="248" w:author="Ameya Vaze" w:date="2025-06-17T15:39:00Z" w16du:dateUtc="2025-06-17T10:09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CB683" w14:textId="77777777" w:rsidR="00F945A4" w:rsidRDefault="00F945A4" w:rsidP="00B54BA8">
            <w:pPr>
              <w:spacing w:after="0" w:line="276" w:lineRule="auto"/>
              <w:rPr>
                <w:ins w:id="249" w:author="Ameya Vaze" w:date="2025-06-17T15:39:00Z" w16du:dateUtc="2025-06-17T10:09:00Z"/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2B42D" w14:textId="658C49D6" w:rsidR="00F945A4" w:rsidRDefault="00F945A4" w:rsidP="00B54BA8">
            <w:pPr>
              <w:spacing w:after="0" w:line="276" w:lineRule="auto"/>
              <w:rPr>
                <w:ins w:id="250" w:author="Ameya Vaze" w:date="2025-06-17T15:39:00Z" w16du:dateUtc="2025-06-17T10:09:00Z"/>
                <w:rFonts w:ascii="Calibri" w:eastAsia="Aptos" w:hAnsi="Calibri" w:cs="Calibri"/>
                <w:b/>
                <w:bCs/>
                <w:sz w:val="20"/>
                <w:szCs w:val="20"/>
                <w:highlight w:val="cyan"/>
              </w:rPr>
            </w:pPr>
            <w:ins w:id="251" w:author="Ameya Vaze" w:date="2025-06-17T15:39:00Z" w16du:dateUtc="2025-06-17T10:09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 xml:space="preserve">Survey 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8A976" w14:textId="334F0836" w:rsidR="00F945A4" w:rsidRDefault="00F945A4" w:rsidP="00384708">
            <w:pPr>
              <w:spacing w:after="0" w:line="276" w:lineRule="auto"/>
              <w:rPr>
                <w:ins w:id="252" w:author="Ameya Vaze" w:date="2025-06-17T15:40:00Z" w16du:dateUtc="2025-06-17T10:10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proofErr w:type="gramStart"/>
            <w:ins w:id="253" w:author="Ameya Vaze" w:date="2025-06-17T15:40:00Z" w16du:dateUtc="2025-06-17T10:10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Pre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and </w:t>
              </w:r>
            </w:ins>
            <w:ins w:id="254" w:author="Ameya Vaze" w:date="2025-06-17T15:41:00Z" w16du:dateUtc="2025-06-17T10:11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post-consultation</w:t>
              </w:r>
            </w:ins>
            <w:ins w:id="255" w:author="Ameya Vaze" w:date="2025-06-17T15:40:00Z" w16du:dateUtc="2025-06-17T10:10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survey </w:t>
              </w:r>
            </w:ins>
          </w:p>
          <w:p w14:paraId="779C5AC5" w14:textId="06ED27A4" w:rsidR="00F945A4" w:rsidRDefault="00F945A4" w:rsidP="00384708">
            <w:pPr>
              <w:spacing w:after="0" w:line="276" w:lineRule="auto"/>
              <w:rPr>
                <w:ins w:id="256" w:author="Ameya Vaze" w:date="2025-06-17T15:40:00Z" w16du:dateUtc="2025-06-17T10:10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proofErr w:type="gramStart"/>
            <w:ins w:id="257" w:author="Ameya Vaze" w:date="2025-06-17T15:40:00Z" w16du:dateUtc="2025-06-17T10:10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Pre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or </w:t>
              </w:r>
            </w:ins>
            <w:ins w:id="258" w:author="Ameya Vaze" w:date="2025-06-17T15:41:00Z" w16du:dateUtc="2025-06-17T10:11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post-appointment</w:t>
              </w:r>
            </w:ins>
            <w:ins w:id="259" w:author="Ameya Vaze" w:date="2025-06-17T15:40:00Z" w16du:dateUtc="2025-06-17T10:10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or feedback </w:t>
              </w:r>
            </w:ins>
          </w:p>
          <w:p w14:paraId="55408EC5" w14:textId="57945ADF" w:rsidR="00F945A4" w:rsidRDefault="00F945A4" w:rsidP="00384708">
            <w:pPr>
              <w:spacing w:after="0" w:line="276" w:lineRule="auto"/>
              <w:rPr>
                <w:ins w:id="260" w:author="Ameya Vaze" w:date="2025-06-17T15:42:00Z" w16du:dateUtc="2025-06-17T10:12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261" w:author="Ameya Vaze" w:date="2025-06-17T15:46:00Z" w16du:dateUtc="2025-06-17T10:16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Disease-specific AI-generated</w:t>
              </w:r>
            </w:ins>
            <w:ins w:id="262" w:author="Ameya Vaze" w:date="2025-06-17T15:41:00Z" w16du:dateUtc="2025-06-17T10:11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survey to collect the history of the </w:t>
              </w:r>
            </w:ins>
            <w:ins w:id="263" w:author="Ameya Vaze" w:date="2025-06-17T15:44:00Z" w16du:dateUtc="2025-06-17T10:14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patient</w:t>
              </w:r>
            </w:ins>
            <w:ins w:id="264" w:author="Ameya Vaze" w:date="2025-06-17T15:41:00Z" w16du:dateUtc="2025-06-17T10:11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rando</w:t>
              </w:r>
            </w:ins>
            <w:ins w:id="265" w:author="Ameya Vaze" w:date="2025-06-17T15:42:00Z" w16du:dateUtc="2025-06-17T10:1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mly </w:t>
              </w:r>
            </w:ins>
          </w:p>
          <w:p w14:paraId="46971477" w14:textId="44559854" w:rsidR="00F945A4" w:rsidRPr="00F945A4" w:rsidRDefault="00F945A4" w:rsidP="00384708">
            <w:pPr>
              <w:spacing w:after="0" w:line="276" w:lineRule="auto"/>
              <w:rPr>
                <w:ins w:id="266" w:author="Ameya Vaze" w:date="2025-06-17T15:39:00Z" w16du:dateUtc="2025-06-17T10:09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267" w:author="Ameya Vaze" w:date="2025-06-17T15:44:00Z" w16du:dateUtc="2025-06-17T10:14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Ask them to use the app </w:t>
              </w:r>
            </w:ins>
            <w:ins w:id="268" w:author="Ameya Vaze" w:date="2025-06-17T15:45:00Z" w16du:dateUtc="2025-06-17T10:15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for</w:t>
              </w:r>
            </w:ins>
            <w:ins w:id="269" w:author="Ameya Vaze" w:date="2025-06-17T15:44:00Z" w16du:dateUtc="2025-06-17T10:14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any reason (find </w:t>
              </w:r>
            </w:ins>
            <w:ins w:id="270" w:author="Ameya Vaze" w:date="2025-06-17T15:46:00Z" w16du:dateUtc="2025-06-17T10:16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a </w:t>
              </w:r>
            </w:ins>
            <w:ins w:id="271" w:author="Ameya Vaze" w:date="2025-06-17T15:45:00Z" w16du:dateUtc="2025-06-17T10:15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reason </w:t>
              </w:r>
            </w:ins>
            <w:ins w:id="272" w:author="Ameya Vaze" w:date="2025-06-17T15:44:00Z" w16du:dateUtc="2025-06-17T10:14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from </w:t>
              </w:r>
            </w:ins>
            <w:ins w:id="273" w:author="Ameya Vaze" w:date="2025-06-17T15:45:00Z" w16du:dateUtc="2025-06-17T10:15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their </w:t>
              </w:r>
            </w:ins>
            <w:ins w:id="274" w:author="Ameya Vaze" w:date="2025-06-17T15:44:00Z" w16du:dateUtc="2025-06-17T10:14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health </w:t>
              </w:r>
            </w:ins>
            <w:proofErr w:type="gramStart"/>
            <w:ins w:id="275" w:author="Ameya Vaze" w:date="2025-06-17T15:45:00Z" w16du:dateUtc="2025-06-17T10:15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card )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 such as new study came for diabetics or food habits </w:t>
              </w:r>
            </w:ins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8E549" w14:textId="77777777" w:rsidR="00F945A4" w:rsidRDefault="00F945A4" w:rsidP="00B54BA8">
            <w:pPr>
              <w:spacing w:after="0" w:line="276" w:lineRule="auto"/>
              <w:rPr>
                <w:ins w:id="276" w:author="Ameya Vaze" w:date="2025-06-17T15:39:00Z" w16du:dateUtc="2025-06-17T10:09:00Z"/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F945A4" w14:paraId="44CFAA1A" w14:textId="77777777" w:rsidTr="00653064">
        <w:trPr>
          <w:trHeight w:val="300"/>
          <w:ins w:id="277" w:author="Ameya Vaze" w:date="2025-06-17T15:42:00Z" w16du:dateUtc="2025-06-17T10:12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9D6EED" w14:textId="77777777" w:rsidR="00F945A4" w:rsidRDefault="00F945A4" w:rsidP="00B54BA8">
            <w:pPr>
              <w:spacing w:after="0" w:line="276" w:lineRule="auto"/>
              <w:rPr>
                <w:ins w:id="278" w:author="Ameya Vaze" w:date="2025-06-17T15:42:00Z" w16du:dateUtc="2025-06-17T10:12:00Z"/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542B8" w14:textId="3B14B79E" w:rsidR="00F945A4" w:rsidRDefault="00F945A4" w:rsidP="00B54BA8">
            <w:pPr>
              <w:spacing w:after="0" w:line="276" w:lineRule="auto"/>
              <w:rPr>
                <w:ins w:id="279" w:author="Ameya Vaze" w:date="2025-06-17T15:42:00Z" w16du:dateUtc="2025-06-17T10:12:00Z"/>
                <w:rFonts w:ascii="Calibri" w:eastAsia="Aptos" w:hAnsi="Calibri" w:cs="Calibri"/>
                <w:b/>
                <w:bCs/>
                <w:sz w:val="20"/>
                <w:szCs w:val="20"/>
                <w:highlight w:val="cyan"/>
              </w:rPr>
            </w:pPr>
            <w:ins w:id="280" w:author="Ameya Vaze" w:date="2025-06-17T15:42:00Z" w16du:dateUtc="2025-06-17T10:12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>Notification</w:t>
              </w:r>
            </w:ins>
            <w:ins w:id="281" w:author="Ameya Vaze" w:date="2025-06-17T15:48:00Z" w16du:dateUtc="2025-06-17T10:18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 xml:space="preserve"> &amp; Alert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74E47" w14:textId="57AC6E85" w:rsidR="00F945A4" w:rsidRDefault="00F945A4" w:rsidP="00384708">
            <w:pPr>
              <w:spacing w:after="0" w:line="276" w:lineRule="auto"/>
              <w:rPr>
                <w:ins w:id="282" w:author="Ameya Vaze" w:date="2025-06-17T15:42:00Z" w16du:dateUtc="2025-06-17T10:12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283" w:author="Ameya Vaze" w:date="2025-06-17T15:42:00Z" w16du:dateUtc="2025-06-17T10:1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Push Notification for </w:t>
              </w:r>
            </w:ins>
            <w:ins w:id="284" w:author="Ameya Vaze" w:date="2025-06-17T15:43:00Z" w16du:dateUtc="2025-06-17T10:13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the </w:t>
              </w:r>
            </w:ins>
            <w:ins w:id="285" w:author="Ameya Vaze" w:date="2025-06-17T15:42:00Z" w16du:dateUtc="2025-06-17T10:1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entire process or SOPs </w:t>
              </w:r>
            </w:ins>
          </w:p>
          <w:p w14:paraId="105A397D" w14:textId="77777777" w:rsidR="00F945A4" w:rsidRDefault="00F945A4" w:rsidP="00384708">
            <w:pPr>
              <w:spacing w:after="0" w:line="276" w:lineRule="auto"/>
              <w:rPr>
                <w:ins w:id="286" w:author="Ameya Vaze" w:date="2025-06-17T15:43:00Z" w16du:dateUtc="2025-06-17T10:13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287" w:author="Ameya Vaze" w:date="2025-06-17T15:42:00Z" w16du:dateUtc="2025-06-17T10:1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Medicine alert </w:t>
              </w:r>
            </w:ins>
          </w:p>
          <w:p w14:paraId="0FA20800" w14:textId="77777777" w:rsidR="00F945A4" w:rsidRDefault="00F945A4" w:rsidP="00384708">
            <w:pPr>
              <w:spacing w:after="0" w:line="276" w:lineRule="auto"/>
              <w:rPr>
                <w:ins w:id="288" w:author="Ameya Vaze" w:date="2025-06-17T15:43:00Z" w16du:dateUtc="2025-06-17T10:13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289" w:author="Ameya Vaze" w:date="2025-06-17T15:43:00Z" w16du:dateUtc="2025-06-17T10:13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Exercise alert </w:t>
              </w:r>
            </w:ins>
          </w:p>
          <w:p w14:paraId="559636B7" w14:textId="77777777" w:rsidR="00F945A4" w:rsidRDefault="00F945A4" w:rsidP="00384708">
            <w:pPr>
              <w:spacing w:after="0" w:line="276" w:lineRule="auto"/>
              <w:rPr>
                <w:ins w:id="290" w:author="Ameya Vaze" w:date="2025-06-17T15:45:00Z" w16du:dateUtc="2025-06-17T10:15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291" w:author="Ameya Vaze" w:date="2025-06-17T15:43:00Z" w16du:dateUtc="2025-06-17T10:13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Check </w:t>
              </w:r>
            </w:ins>
            <w:ins w:id="292" w:author="Ameya Vaze" w:date="2025-06-17T15:44:00Z" w16du:dateUtc="2025-06-17T10:14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the </w:t>
              </w:r>
            </w:ins>
            <w:ins w:id="293" w:author="Ameya Vaze" w:date="2025-06-17T15:43:00Z" w16du:dateUtc="2025-06-17T10:13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emotional condition of </w:t>
              </w:r>
            </w:ins>
            <w:ins w:id="294" w:author="Ameya Vaze" w:date="2025-06-17T15:44:00Z" w16du:dateUtc="2025-06-17T10:14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the </w:t>
              </w:r>
            </w:ins>
            <w:ins w:id="295" w:author="Ameya Vaze" w:date="2025-06-17T15:43:00Z" w16du:dateUtc="2025-06-17T10:13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patient and update in the history</w:t>
              </w:r>
            </w:ins>
          </w:p>
          <w:p w14:paraId="4A17D86E" w14:textId="77777777" w:rsidR="00F945A4" w:rsidRDefault="00F945A4" w:rsidP="00384708">
            <w:pPr>
              <w:spacing w:after="0" w:line="276" w:lineRule="auto"/>
              <w:rPr>
                <w:ins w:id="296" w:author="Ameya Vaze" w:date="2025-06-17T16:06:00Z" w16du:dateUtc="2025-06-17T10:36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297" w:author="Ameya Vaze" w:date="2025-06-17T15:49:00Z" w16du:dateUtc="2025-06-17T10:19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Generate </w:t>
              </w:r>
            </w:ins>
            <w:ins w:id="298" w:author="Ameya Vaze" w:date="2025-06-17T15:50:00Z" w16du:dateUtc="2025-06-17T10:20:00Z">
              <w:r w:rsidR="00ED5A77"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a</w:t>
              </w:r>
            </w:ins>
            <w:ins w:id="299" w:author="Ameya Vaze" w:date="2025-06-17T15:49:00Z" w16du:dateUtc="2025-06-17T10:19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lert of report ready, Appointment time before 1, 4,24 hours. </w:t>
              </w:r>
            </w:ins>
          </w:p>
          <w:p w14:paraId="68CD858D" w14:textId="7F0D978D" w:rsidR="00423537" w:rsidRDefault="00423537" w:rsidP="00384708">
            <w:pPr>
              <w:spacing w:after="0" w:line="276" w:lineRule="auto"/>
              <w:rPr>
                <w:ins w:id="300" w:author="Ameya Vaze" w:date="2025-06-17T15:42:00Z" w16du:dateUtc="2025-06-17T10:12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01" w:author="Ameya Vaze" w:date="2025-06-17T16:06:00Z" w16du:dateUtc="2025-06-17T10:36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Followup reminder</w:t>
              </w:r>
            </w:ins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9640A" w14:textId="77777777" w:rsidR="00F945A4" w:rsidRDefault="00F945A4" w:rsidP="00B54BA8">
            <w:pPr>
              <w:spacing w:after="0" w:line="276" w:lineRule="auto"/>
              <w:rPr>
                <w:ins w:id="302" w:author="Ameya Vaze" w:date="2025-06-17T15:42:00Z" w16du:dateUtc="2025-06-17T10:12:00Z"/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F945A4" w14:paraId="39FB9CAB" w14:textId="77777777" w:rsidTr="00653064">
        <w:trPr>
          <w:trHeight w:val="300"/>
          <w:ins w:id="303" w:author="Ameya Vaze" w:date="2025-06-17T15:42:00Z" w16du:dateUtc="2025-06-17T10:12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ABA6C" w14:textId="77777777" w:rsidR="00F945A4" w:rsidRDefault="00F945A4" w:rsidP="00B54BA8">
            <w:pPr>
              <w:spacing w:after="0" w:line="276" w:lineRule="auto"/>
              <w:rPr>
                <w:ins w:id="304" w:author="Ameya Vaze" w:date="2025-06-17T15:42:00Z" w16du:dateUtc="2025-06-17T10:12:00Z"/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EB35A" w14:textId="7EA21AE8" w:rsidR="00F945A4" w:rsidRDefault="00F945A4" w:rsidP="00B54BA8">
            <w:pPr>
              <w:spacing w:after="0" w:line="276" w:lineRule="auto"/>
              <w:rPr>
                <w:ins w:id="305" w:author="Ameya Vaze" w:date="2025-06-17T15:42:00Z" w16du:dateUtc="2025-06-17T10:12:00Z"/>
                <w:rFonts w:ascii="Calibri" w:eastAsia="Aptos" w:hAnsi="Calibri" w:cs="Calibri"/>
                <w:b/>
                <w:bCs/>
                <w:sz w:val="20"/>
                <w:szCs w:val="20"/>
                <w:highlight w:val="cyan"/>
              </w:rPr>
            </w:pPr>
            <w:ins w:id="306" w:author="Ameya Vaze" w:date="2025-06-17T15:47:00Z" w16du:dateUtc="2025-06-17T10:17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 xml:space="preserve">UI 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0DCA0" w14:textId="77777777" w:rsidR="00F945A4" w:rsidRDefault="00F945A4" w:rsidP="00384708">
            <w:pPr>
              <w:spacing w:after="0" w:line="276" w:lineRule="auto"/>
              <w:rPr>
                <w:ins w:id="307" w:author="Ameya Vaze" w:date="2025-06-17T15:47:00Z" w16du:dateUtc="2025-06-17T10:17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08" w:author="Ameya Vaze" w:date="2025-06-17T15:47:00Z" w16du:dateUtc="2025-06-17T10:17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UI Colour </w:t>
              </w:r>
              <w:proofErr w:type="gramStart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theme  (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3 Colours </w:t>
              </w:r>
            </w:ins>
          </w:p>
          <w:p w14:paraId="1EFF2130" w14:textId="77777777" w:rsidR="00F945A4" w:rsidRDefault="00F945A4" w:rsidP="00384708">
            <w:pPr>
              <w:spacing w:after="0" w:line="276" w:lineRule="auto"/>
              <w:rPr>
                <w:ins w:id="309" w:author="Ameya Vaze" w:date="2025-06-17T15:47:00Z" w16du:dateUtc="2025-06-17T10:17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10" w:author="Ameya Vaze" w:date="2025-06-17T15:47:00Z" w16du:dateUtc="2025-06-17T10:17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Index colour recommendation </w:t>
              </w:r>
            </w:ins>
          </w:p>
          <w:p w14:paraId="154F655C" w14:textId="77777777" w:rsidR="00F945A4" w:rsidRDefault="00F945A4" w:rsidP="00384708">
            <w:pPr>
              <w:spacing w:after="0" w:line="276" w:lineRule="auto"/>
              <w:rPr>
                <w:ins w:id="311" w:author="Ameya Vaze" w:date="2025-06-17T15:50:00Z" w16du:dateUtc="2025-06-17T10:20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12" w:author="Ameya Vaze" w:date="2025-06-17T15:47:00Z" w16du:dateUtc="2025-06-17T10:17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UI nee</w:t>
              </w:r>
            </w:ins>
            <w:ins w:id="313" w:author="Ameya Vaze" w:date="2025-06-17T15:48:00Z" w16du:dateUtc="2025-06-17T10:18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d motion or activity </w:t>
              </w:r>
              <w:proofErr w:type="gramStart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based  ??</w:t>
              </w:r>
            </w:ins>
            <w:proofErr w:type="gramEnd"/>
          </w:p>
          <w:p w14:paraId="2F234FAD" w14:textId="592FB882" w:rsidR="00ED5A77" w:rsidRDefault="00ED5A77" w:rsidP="00384708">
            <w:pPr>
              <w:spacing w:after="0" w:line="276" w:lineRule="auto"/>
              <w:rPr>
                <w:ins w:id="314" w:author="Ameya Vaze" w:date="2025-06-17T15:42:00Z" w16du:dateUtc="2025-06-17T10:12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15" w:author="Ameya Vaze" w:date="2025-06-17T15:50:00Z" w16du:dateUtc="2025-06-17T10:20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Need help for all pages </w:t>
              </w:r>
            </w:ins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45A5D" w14:textId="77777777" w:rsidR="00F945A4" w:rsidRDefault="00F945A4" w:rsidP="00B54BA8">
            <w:pPr>
              <w:spacing w:after="0" w:line="276" w:lineRule="auto"/>
              <w:rPr>
                <w:ins w:id="316" w:author="Ameya Vaze" w:date="2025-06-17T15:42:00Z" w16du:dateUtc="2025-06-17T10:12:00Z"/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ED5A77" w14:paraId="453D09D4" w14:textId="77777777" w:rsidTr="00653064">
        <w:trPr>
          <w:trHeight w:val="300"/>
          <w:ins w:id="317" w:author="Ameya Vaze" w:date="2025-06-17T15:51:00Z" w16du:dateUtc="2025-06-17T10:21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37B58" w14:textId="77777777" w:rsidR="00ED5A77" w:rsidRDefault="00ED5A77" w:rsidP="00B54BA8">
            <w:pPr>
              <w:spacing w:after="0" w:line="276" w:lineRule="auto"/>
              <w:rPr>
                <w:ins w:id="318" w:author="Ameya Vaze" w:date="2025-06-17T15:51:00Z" w16du:dateUtc="2025-06-17T10:21:00Z"/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FD67C" w14:textId="18BF1D6F" w:rsidR="00ED5A77" w:rsidRDefault="00ED5A77" w:rsidP="00B54BA8">
            <w:pPr>
              <w:spacing w:after="0" w:line="276" w:lineRule="auto"/>
              <w:rPr>
                <w:ins w:id="319" w:author="Ameya Vaze" w:date="2025-06-17T15:51:00Z" w16du:dateUtc="2025-06-17T10:21:00Z"/>
                <w:rFonts w:ascii="Calibri" w:eastAsia="Aptos" w:hAnsi="Calibri" w:cs="Calibri"/>
                <w:b/>
                <w:bCs/>
                <w:sz w:val="20"/>
                <w:szCs w:val="20"/>
                <w:highlight w:val="cyan"/>
              </w:rPr>
            </w:pPr>
            <w:ins w:id="320" w:author="Ameya Vaze" w:date="2025-06-17T15:51:00Z" w16du:dateUtc="2025-06-17T10:21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 xml:space="preserve">AI Chat 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93C6A" w14:textId="4E9F1B49" w:rsidR="00ED5A77" w:rsidRDefault="00ED5A77" w:rsidP="00384708">
            <w:pPr>
              <w:spacing w:after="0" w:line="276" w:lineRule="auto"/>
              <w:rPr>
                <w:ins w:id="321" w:author="Ameya Vaze" w:date="2025-06-17T15:51:00Z" w16du:dateUtc="2025-06-17T10:21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22" w:author="Ameya Vaze" w:date="2025-06-17T15:51:00Z" w16du:dateUtc="2025-06-17T10:21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AI Based Voice and Text </w:t>
              </w:r>
              <w:proofErr w:type="gramStart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Chat </w:t>
              </w:r>
            </w:ins>
            <w:ins w:id="323" w:author="Ameya Vaze" w:date="2025-06-17T15:52:00Z" w16du:dateUtc="2025-06-17T10:2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multilingual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</w:t>
              </w:r>
              <w:proofErr w:type="gramStart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support  (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need to </w:t>
              </w:r>
              <w:proofErr w:type="gramStart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record </w:t>
              </w:r>
            </w:ins>
            <w:ins w:id="324" w:author="Ameya Vaze" w:date="2025-06-17T15:54:00Z" w16du:dateUtc="2025-06-17T10:24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flow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of questions and answers in text or audio – Cost </w:t>
              </w:r>
              <w:proofErr w:type="gramStart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involved )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</w:t>
              </w:r>
            </w:ins>
          </w:p>
          <w:p w14:paraId="4E93FBBB" w14:textId="6B3059E0" w:rsidR="00ED5A77" w:rsidRDefault="00ED5A77" w:rsidP="00384708">
            <w:pPr>
              <w:spacing w:after="0" w:line="276" w:lineRule="auto"/>
              <w:rPr>
                <w:ins w:id="325" w:author="Ameya Vaze" w:date="2025-06-17T15:51:00Z" w16du:dateUtc="2025-06-17T10:21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proofErr w:type="gramStart"/>
            <w:ins w:id="326" w:author="Ameya Vaze" w:date="2025-06-17T15:51:00Z" w16du:dateUtc="2025-06-17T10:21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Recommendation </w:t>
              </w:r>
            </w:ins>
            <w:ins w:id="327" w:author="Ameya Vaze" w:date="2025-06-17T15:54:00Z" w16du:dateUtc="2025-06-17T10:24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for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</w:t>
              </w:r>
            </w:ins>
            <w:ins w:id="328" w:author="Ameya Vaze" w:date="2025-06-17T16:04:00Z" w16du:dateUtc="2025-06-17T10:34:00Z">
              <w:r w:rsidR="00423537"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consultation</w:t>
              </w:r>
            </w:ins>
            <w:ins w:id="329" w:author="Ameya Vaze" w:date="2025-06-17T15:55:00Z" w16du:dateUtc="2025-06-17T10:25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or investigations and offers</w:t>
              </w:r>
            </w:ins>
            <w:ins w:id="330" w:author="Ameya Vaze" w:date="2025-06-17T16:04:00Z" w16du:dateUtc="2025-06-17T10:34:00Z">
              <w:r w:rsidR="00423537"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,</w:t>
              </w:r>
            </w:ins>
            <w:ins w:id="331" w:author="Ameya Vaze" w:date="2025-06-17T15:55:00Z" w16du:dateUtc="2025-06-17T10:25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and center labs </w:t>
              </w:r>
            </w:ins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D26FA" w14:textId="77777777" w:rsidR="00ED5A77" w:rsidRDefault="00ED5A77" w:rsidP="00B54BA8">
            <w:pPr>
              <w:spacing w:after="0" w:line="276" w:lineRule="auto"/>
              <w:rPr>
                <w:ins w:id="332" w:author="Ameya Vaze" w:date="2025-06-17T15:51:00Z" w16du:dateUtc="2025-06-17T10:21:00Z"/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423537" w14:paraId="2866C9E1" w14:textId="77777777" w:rsidTr="00653064">
        <w:trPr>
          <w:trHeight w:val="300"/>
          <w:ins w:id="333" w:author="Ameya Vaze" w:date="2025-06-17T16:02:00Z" w16du:dateUtc="2025-06-17T10:32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83E63" w14:textId="77777777" w:rsidR="00423537" w:rsidRDefault="00423537" w:rsidP="00B54BA8">
            <w:pPr>
              <w:spacing w:after="0" w:line="276" w:lineRule="auto"/>
              <w:rPr>
                <w:ins w:id="334" w:author="Ameya Vaze" w:date="2025-06-17T16:02:00Z" w16du:dateUtc="2025-06-17T10:32:00Z"/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E2A7D" w14:textId="5044C386" w:rsidR="00423537" w:rsidRDefault="00423537" w:rsidP="00B54BA8">
            <w:pPr>
              <w:spacing w:after="0" w:line="276" w:lineRule="auto"/>
              <w:rPr>
                <w:ins w:id="335" w:author="Ameya Vaze" w:date="2025-06-17T16:02:00Z" w16du:dateUtc="2025-06-17T10:32:00Z"/>
                <w:rFonts w:ascii="Calibri" w:eastAsia="Aptos" w:hAnsi="Calibri" w:cs="Calibri"/>
                <w:b/>
                <w:bCs/>
                <w:sz w:val="20"/>
                <w:szCs w:val="20"/>
                <w:highlight w:val="cyan"/>
              </w:rPr>
            </w:pPr>
            <w:ins w:id="336" w:author="Ameya Vaze" w:date="2025-06-17T16:02:00Z" w16du:dateUtc="2025-06-17T10:32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>Payment getaway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B175E" w14:textId="77777777" w:rsidR="00423537" w:rsidRDefault="00423537" w:rsidP="00384708">
            <w:pPr>
              <w:spacing w:after="0" w:line="276" w:lineRule="auto"/>
              <w:rPr>
                <w:ins w:id="337" w:author="Ameya Vaze" w:date="2025-06-17T16:03:00Z" w16du:dateUtc="2025-06-17T10:33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38" w:author="Ameya Vaze" w:date="2025-06-17T16:03:00Z" w16du:dateUtc="2025-06-17T10:33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Cash</w:t>
              </w:r>
            </w:ins>
          </w:p>
          <w:p w14:paraId="3AF2CDA4" w14:textId="77777777" w:rsidR="00423537" w:rsidRDefault="00423537" w:rsidP="00384708">
            <w:pPr>
              <w:spacing w:after="0" w:line="276" w:lineRule="auto"/>
              <w:rPr>
                <w:ins w:id="339" w:author="Ameya Vaze" w:date="2025-06-17T16:03:00Z" w16du:dateUtc="2025-06-17T10:33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40" w:author="Ameya Vaze" w:date="2025-06-17T16:03:00Z" w16du:dateUtc="2025-06-17T10:33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UPI</w:t>
              </w:r>
            </w:ins>
          </w:p>
          <w:p w14:paraId="573A6FEC" w14:textId="77777777" w:rsidR="00423537" w:rsidRDefault="00423537" w:rsidP="00384708">
            <w:pPr>
              <w:spacing w:after="0" w:line="276" w:lineRule="auto"/>
              <w:rPr>
                <w:ins w:id="341" w:author="Ameya Vaze" w:date="2025-06-17T16:03:00Z" w16du:dateUtc="2025-06-17T10:33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42" w:author="Ameya Vaze" w:date="2025-06-17T16:03:00Z" w16du:dateUtc="2025-06-17T10:33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Cards</w:t>
              </w:r>
            </w:ins>
          </w:p>
          <w:p w14:paraId="3E98B0B2" w14:textId="77777777" w:rsidR="00423537" w:rsidRDefault="00423537" w:rsidP="00384708">
            <w:pPr>
              <w:spacing w:after="0" w:line="276" w:lineRule="auto"/>
              <w:rPr>
                <w:ins w:id="343" w:author="Ameya Vaze" w:date="2025-06-17T16:03:00Z" w16du:dateUtc="2025-06-17T10:33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44" w:author="Ameya Vaze" w:date="2025-06-17T16:03:00Z" w16du:dateUtc="2025-06-17T10:33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Semnox</w:t>
              </w:r>
            </w:ins>
          </w:p>
          <w:p w14:paraId="515581DA" w14:textId="77777777" w:rsidR="00423537" w:rsidRDefault="00423537" w:rsidP="00384708">
            <w:pPr>
              <w:spacing w:after="0" w:line="276" w:lineRule="auto"/>
              <w:rPr>
                <w:ins w:id="345" w:author="Ameya Vaze" w:date="2025-06-17T16:04:00Z" w16du:dateUtc="2025-06-17T10:34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46" w:author="Ameya Vaze" w:date="2025-06-17T16:03:00Z" w16du:dateUtc="2025-06-17T10:33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Wallets</w:t>
              </w:r>
            </w:ins>
          </w:p>
          <w:p w14:paraId="2AA0E50A" w14:textId="122A5CB7" w:rsidR="00423537" w:rsidRDefault="00423537" w:rsidP="00384708">
            <w:pPr>
              <w:spacing w:after="0" w:line="276" w:lineRule="auto"/>
              <w:rPr>
                <w:ins w:id="347" w:author="Ameya Vaze" w:date="2025-06-17T16:02:00Z" w16du:dateUtc="2025-06-17T10:32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48" w:author="Ameya Vaze" w:date="2025-06-17T16:04:00Z" w16du:dateUtc="2025-06-17T10:34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Coupons</w:t>
              </w:r>
            </w:ins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F6C33" w14:textId="77777777" w:rsidR="00423537" w:rsidRDefault="00423537" w:rsidP="00B54BA8">
            <w:pPr>
              <w:spacing w:after="0" w:line="276" w:lineRule="auto"/>
              <w:rPr>
                <w:ins w:id="349" w:author="Ameya Vaze" w:date="2025-06-17T16:02:00Z" w16du:dateUtc="2025-06-17T10:32:00Z"/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2008BA" w14:paraId="3C3359DF" w14:textId="77777777" w:rsidTr="00653064">
        <w:trPr>
          <w:trHeight w:val="300"/>
          <w:ins w:id="350" w:author="Ameya Vaze" w:date="2025-06-17T16:10:00Z" w16du:dateUtc="2025-06-17T10:40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5D752" w14:textId="77777777" w:rsidR="002008BA" w:rsidRDefault="002008BA" w:rsidP="00B54BA8">
            <w:pPr>
              <w:spacing w:after="0" w:line="276" w:lineRule="auto"/>
              <w:rPr>
                <w:ins w:id="351" w:author="Ameya Vaze" w:date="2025-06-17T16:10:00Z" w16du:dateUtc="2025-06-17T10:40:00Z"/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231BE" w14:textId="3E4A875C" w:rsidR="002008BA" w:rsidRDefault="002008BA" w:rsidP="00B54BA8">
            <w:pPr>
              <w:spacing w:after="0" w:line="276" w:lineRule="auto"/>
              <w:rPr>
                <w:ins w:id="352" w:author="Ameya Vaze" w:date="2025-06-17T16:10:00Z" w16du:dateUtc="2025-06-17T10:40:00Z"/>
                <w:rFonts w:ascii="Calibri" w:eastAsia="Aptos" w:hAnsi="Calibri" w:cs="Calibri"/>
                <w:b/>
                <w:bCs/>
                <w:sz w:val="20"/>
                <w:szCs w:val="20"/>
                <w:highlight w:val="cyan"/>
              </w:rPr>
            </w:pPr>
            <w:ins w:id="353" w:author="Ameya Vaze" w:date="2025-06-17T16:10:00Z" w16du:dateUtc="2025-06-17T10:40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>Advertisements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EE466" w14:textId="77777777" w:rsidR="002008BA" w:rsidRDefault="002008BA" w:rsidP="00384708">
            <w:pPr>
              <w:spacing w:after="0" w:line="276" w:lineRule="auto"/>
              <w:rPr>
                <w:ins w:id="354" w:author="Ameya Vaze" w:date="2025-06-17T16:13:00Z" w16du:dateUtc="2025-06-17T10:43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55" w:author="Ameya Vaze" w:date="2025-06-17T16:13:00Z" w16du:dateUtc="2025-06-17T10:43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Insurance</w:t>
              </w:r>
            </w:ins>
          </w:p>
          <w:p w14:paraId="6E7E7795" w14:textId="1A069750" w:rsidR="002008BA" w:rsidRPr="002008BA" w:rsidRDefault="002008BA" w:rsidP="002008BA">
            <w:pPr>
              <w:pStyle w:val="ListParagraph"/>
              <w:numPr>
                <w:ilvl w:val="0"/>
                <w:numId w:val="65"/>
              </w:numPr>
              <w:spacing w:after="0" w:line="276" w:lineRule="auto"/>
              <w:rPr>
                <w:ins w:id="356" w:author="Ameya Vaze" w:date="2025-06-17T16:11:00Z" w16du:dateUtc="2025-06-17T10:41:00Z"/>
                <w:rFonts w:ascii="Calibri" w:eastAsia="Aptos" w:hAnsi="Calibri" w:cs="Calibri"/>
                <w:sz w:val="20"/>
                <w:szCs w:val="20"/>
                <w:highlight w:val="yellow"/>
                <w:rPrChange w:id="357" w:author="Ameya Vaze" w:date="2025-06-17T16:13:00Z" w16du:dateUtc="2025-06-17T10:43:00Z">
                  <w:rPr>
                    <w:ins w:id="358" w:author="Ameya Vaze" w:date="2025-06-17T16:11:00Z" w16du:dateUtc="2025-06-17T10:41:00Z"/>
                    <w:highlight w:val="yellow"/>
                  </w:rPr>
                </w:rPrChange>
              </w:rPr>
              <w:pPrChange w:id="359" w:author="Ameya Vaze" w:date="2025-06-17T16:13:00Z" w16du:dateUtc="2025-06-17T10:43:00Z">
                <w:pPr>
                  <w:spacing w:after="0" w:line="276" w:lineRule="auto"/>
                </w:pPr>
              </w:pPrChange>
            </w:pPr>
            <w:ins w:id="360" w:author="Ameya Vaze" w:date="2025-06-17T16:11:00Z" w16du:dateUtc="2025-06-17T10:41:00Z">
              <w:r w:rsidRPr="002008BA">
                <w:rPr>
                  <w:rFonts w:ascii="Calibri" w:eastAsia="Aptos" w:hAnsi="Calibri" w:cs="Calibri"/>
                  <w:sz w:val="20"/>
                  <w:szCs w:val="20"/>
                  <w:highlight w:val="yellow"/>
                  <w:rPrChange w:id="361" w:author="Ameya Vaze" w:date="2025-06-17T16:13:00Z" w16du:dateUtc="2025-06-17T10:43:00Z">
                    <w:rPr>
                      <w:highlight w:val="yellow"/>
                    </w:rPr>
                  </w:rPrChange>
                </w:rPr>
                <w:t>Reports/</w:t>
              </w:r>
            </w:ins>
            <w:ins w:id="362" w:author="Ameya Vaze" w:date="2025-06-17T16:13:00Z" w16du:dateUtc="2025-06-17T10:43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prescription-based</w:t>
              </w:r>
            </w:ins>
            <w:ins w:id="363" w:author="Ameya Vaze" w:date="2025-06-17T16:11:00Z" w16du:dateUtc="2025-06-17T10:41:00Z">
              <w:r w:rsidRPr="002008BA">
                <w:rPr>
                  <w:rFonts w:ascii="Calibri" w:eastAsia="Aptos" w:hAnsi="Calibri" w:cs="Calibri"/>
                  <w:sz w:val="20"/>
                  <w:szCs w:val="20"/>
                  <w:highlight w:val="yellow"/>
                  <w:rPrChange w:id="364" w:author="Ameya Vaze" w:date="2025-06-17T16:13:00Z" w16du:dateUtc="2025-06-17T10:43:00Z">
                    <w:rPr>
                      <w:highlight w:val="yellow"/>
                    </w:rPr>
                  </w:rPrChange>
                </w:rPr>
                <w:t xml:space="preserve"> insurance suggestions</w:t>
              </w:r>
            </w:ins>
          </w:p>
          <w:p w14:paraId="3528FE9B" w14:textId="77777777" w:rsidR="002008BA" w:rsidRPr="002008BA" w:rsidRDefault="002008BA" w:rsidP="002008BA">
            <w:pPr>
              <w:pStyle w:val="ListParagraph"/>
              <w:numPr>
                <w:ilvl w:val="0"/>
                <w:numId w:val="65"/>
              </w:numPr>
              <w:spacing w:after="0" w:line="276" w:lineRule="auto"/>
              <w:rPr>
                <w:ins w:id="365" w:author="Ameya Vaze" w:date="2025-06-17T16:12:00Z" w16du:dateUtc="2025-06-17T10:42:00Z"/>
                <w:rFonts w:ascii="Calibri" w:eastAsia="Aptos" w:hAnsi="Calibri" w:cs="Calibri"/>
                <w:sz w:val="20"/>
                <w:szCs w:val="20"/>
                <w:highlight w:val="yellow"/>
                <w:rPrChange w:id="366" w:author="Ameya Vaze" w:date="2025-06-17T16:13:00Z" w16du:dateUtc="2025-06-17T10:43:00Z">
                  <w:rPr>
                    <w:ins w:id="367" w:author="Ameya Vaze" w:date="2025-06-17T16:12:00Z" w16du:dateUtc="2025-06-17T10:42:00Z"/>
                    <w:highlight w:val="yellow"/>
                  </w:rPr>
                </w:rPrChange>
              </w:rPr>
              <w:pPrChange w:id="368" w:author="Ameya Vaze" w:date="2025-06-17T16:13:00Z" w16du:dateUtc="2025-06-17T10:43:00Z">
                <w:pPr>
                  <w:spacing w:after="0" w:line="276" w:lineRule="auto"/>
                </w:pPr>
              </w:pPrChange>
            </w:pPr>
            <w:ins w:id="369" w:author="Ameya Vaze" w:date="2025-06-17T16:11:00Z" w16du:dateUtc="2025-06-17T10:41:00Z">
              <w:r w:rsidRPr="002008BA">
                <w:rPr>
                  <w:rFonts w:ascii="Calibri" w:eastAsia="Aptos" w:hAnsi="Calibri" w:cs="Calibri"/>
                  <w:sz w:val="20"/>
                  <w:szCs w:val="20"/>
                  <w:highlight w:val="yellow"/>
                  <w:rPrChange w:id="370" w:author="Ameya Vaze" w:date="2025-06-17T16:13:00Z" w16du:dateUtc="2025-06-17T10:43:00Z">
                    <w:rPr>
                      <w:highlight w:val="yellow"/>
                    </w:rPr>
                  </w:rPrChange>
                </w:rPr>
                <w:t xml:space="preserve">Purchase insurance </w:t>
              </w:r>
            </w:ins>
            <w:ins w:id="371" w:author="Ameya Vaze" w:date="2025-06-17T16:12:00Z" w16du:dateUtc="2025-06-17T10:42:00Z">
              <w:r w:rsidRPr="002008BA">
                <w:rPr>
                  <w:rFonts w:ascii="Calibri" w:eastAsia="Aptos" w:hAnsi="Calibri" w:cs="Calibri"/>
                  <w:sz w:val="20"/>
                  <w:szCs w:val="20"/>
                  <w:highlight w:val="yellow"/>
                  <w:rPrChange w:id="372" w:author="Ameya Vaze" w:date="2025-06-17T16:13:00Z" w16du:dateUtc="2025-06-17T10:43:00Z">
                    <w:rPr>
                      <w:highlight w:val="yellow"/>
                    </w:rPr>
                  </w:rPrChange>
                </w:rPr>
                <w:t>(Buy now)</w:t>
              </w:r>
            </w:ins>
          </w:p>
          <w:p w14:paraId="63DB0E67" w14:textId="0EACC005" w:rsidR="002008BA" w:rsidRDefault="002008BA" w:rsidP="00384708">
            <w:pPr>
              <w:spacing w:after="0" w:line="276" w:lineRule="auto"/>
              <w:rPr>
                <w:ins w:id="373" w:author="Ameya Vaze" w:date="2025-06-17T16:10:00Z" w16du:dateUtc="2025-06-17T10:40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74" w:author="Ameya Vaze" w:date="2025-06-17T16:12:00Z" w16du:dateUtc="2025-06-17T10:4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Semnox advertisement</w:t>
              </w:r>
            </w:ins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47117" w14:textId="77777777" w:rsidR="002008BA" w:rsidRDefault="002008BA" w:rsidP="00B54BA8">
            <w:pPr>
              <w:spacing w:after="0" w:line="276" w:lineRule="auto"/>
              <w:rPr>
                <w:ins w:id="375" w:author="Ameya Vaze" w:date="2025-06-17T16:10:00Z" w16du:dateUtc="2025-06-17T10:40:00Z"/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4922E7" w14:paraId="737FFFE6" w14:textId="77777777" w:rsidTr="00653064">
        <w:trPr>
          <w:trHeight w:val="300"/>
          <w:ins w:id="376" w:author="Ameya Vaze" w:date="2025-06-17T16:21:00Z" w16du:dateUtc="2025-06-17T10:51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E689A" w14:textId="77777777" w:rsidR="004922E7" w:rsidRDefault="004922E7" w:rsidP="00B54BA8">
            <w:pPr>
              <w:spacing w:after="0" w:line="276" w:lineRule="auto"/>
              <w:rPr>
                <w:ins w:id="377" w:author="Ameya Vaze" w:date="2025-06-17T16:21:00Z" w16du:dateUtc="2025-06-17T10:51:00Z"/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FC5E5" w14:textId="4584B92E" w:rsidR="004922E7" w:rsidRDefault="004922E7" w:rsidP="00B54BA8">
            <w:pPr>
              <w:spacing w:after="0" w:line="276" w:lineRule="auto"/>
              <w:rPr>
                <w:ins w:id="378" w:author="Ameya Vaze" w:date="2025-06-17T16:21:00Z" w16du:dateUtc="2025-06-17T10:51:00Z"/>
                <w:rFonts w:ascii="Calibri" w:eastAsia="Aptos" w:hAnsi="Calibri" w:cs="Calibri"/>
                <w:b/>
                <w:bCs/>
                <w:sz w:val="20"/>
                <w:szCs w:val="20"/>
                <w:highlight w:val="cyan"/>
              </w:rPr>
            </w:pPr>
            <w:ins w:id="379" w:author="Ameya Vaze" w:date="2025-06-17T16:21:00Z" w16du:dateUtc="2025-06-17T10:51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>Workshop</w:t>
              </w:r>
            </w:ins>
            <w:ins w:id="380" w:author="Ameya Vaze" w:date="2025-06-17T16:22:00Z" w16du:dateUtc="2025-06-17T10:52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>s and events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B7D86" w14:textId="77777777" w:rsidR="004922E7" w:rsidRDefault="004922E7" w:rsidP="00384708">
            <w:pPr>
              <w:spacing w:after="0" w:line="276" w:lineRule="auto"/>
              <w:rPr>
                <w:ins w:id="381" w:author="Ameya Vaze" w:date="2025-06-17T16:22:00Z" w16du:dateUtc="2025-06-17T10:52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82" w:author="Ameya Vaze" w:date="2025-06-17T16:22:00Z" w16du:dateUtc="2025-06-17T10:5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Recommendations</w:t>
              </w:r>
            </w:ins>
          </w:p>
          <w:p w14:paraId="445F43E6" w14:textId="77777777" w:rsidR="004922E7" w:rsidRDefault="004922E7" w:rsidP="004922E7">
            <w:pPr>
              <w:pStyle w:val="ListParagraph"/>
              <w:numPr>
                <w:ilvl w:val="0"/>
                <w:numId w:val="72"/>
              </w:numPr>
              <w:spacing w:after="0" w:line="276" w:lineRule="auto"/>
              <w:rPr>
                <w:ins w:id="383" w:author="Ameya Vaze" w:date="2025-06-17T16:22:00Z" w16du:dateUtc="2025-06-17T10:52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84" w:author="Ameya Vaze" w:date="2025-06-17T16:22:00Z" w16du:dateUtc="2025-06-17T10:5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Disease based</w:t>
              </w:r>
            </w:ins>
          </w:p>
          <w:p w14:paraId="7141E5F5" w14:textId="77777777" w:rsidR="004922E7" w:rsidRDefault="004922E7" w:rsidP="004922E7">
            <w:pPr>
              <w:pStyle w:val="ListParagraph"/>
              <w:numPr>
                <w:ilvl w:val="0"/>
                <w:numId w:val="72"/>
              </w:numPr>
              <w:spacing w:after="0" w:line="276" w:lineRule="auto"/>
              <w:rPr>
                <w:ins w:id="385" w:author="Ameya Vaze" w:date="2025-06-17T16:22:00Z" w16du:dateUtc="2025-06-17T10:52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86" w:author="Ameya Vaze" w:date="2025-06-17T16:22:00Z" w16du:dateUtc="2025-06-17T10:5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Links</w:t>
              </w:r>
            </w:ins>
          </w:p>
          <w:p w14:paraId="005C3F4B" w14:textId="7653CBA3" w:rsidR="004922E7" w:rsidRDefault="004922E7" w:rsidP="004922E7">
            <w:pPr>
              <w:pStyle w:val="ListParagraph"/>
              <w:numPr>
                <w:ilvl w:val="0"/>
                <w:numId w:val="72"/>
              </w:numPr>
              <w:spacing w:after="0" w:line="276" w:lineRule="auto"/>
              <w:rPr>
                <w:ins w:id="387" w:author="Ameya Vaze" w:date="2025-06-17T16:22:00Z" w16du:dateUtc="2025-06-17T10:52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388" w:author="Ameya Vaze" w:date="2025-06-17T16:22:00Z" w16du:dateUtc="2025-06-17T10:5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Registration options (paid/unpaid)</w:t>
              </w:r>
            </w:ins>
          </w:p>
          <w:p w14:paraId="5F57B609" w14:textId="2397E285" w:rsidR="004922E7" w:rsidRPr="004922E7" w:rsidRDefault="004922E7" w:rsidP="004922E7">
            <w:pPr>
              <w:pStyle w:val="ListParagraph"/>
              <w:numPr>
                <w:ilvl w:val="0"/>
                <w:numId w:val="72"/>
              </w:numPr>
              <w:spacing w:after="0" w:line="276" w:lineRule="auto"/>
              <w:rPr>
                <w:ins w:id="389" w:author="Ameya Vaze" w:date="2025-06-17T16:21:00Z" w16du:dateUtc="2025-06-17T10:51:00Z"/>
                <w:rFonts w:ascii="Calibri" w:eastAsia="Aptos" w:hAnsi="Calibri" w:cs="Calibri"/>
                <w:sz w:val="20"/>
                <w:szCs w:val="20"/>
                <w:highlight w:val="yellow"/>
                <w:rPrChange w:id="390" w:author="Ameya Vaze" w:date="2025-06-17T16:22:00Z" w16du:dateUtc="2025-06-17T10:52:00Z">
                  <w:rPr>
                    <w:ins w:id="391" w:author="Ameya Vaze" w:date="2025-06-17T16:21:00Z" w16du:dateUtc="2025-06-17T10:51:00Z"/>
                    <w:highlight w:val="yellow"/>
                  </w:rPr>
                </w:rPrChange>
              </w:rPr>
              <w:pPrChange w:id="392" w:author="Ameya Vaze" w:date="2025-06-17T16:22:00Z" w16du:dateUtc="2025-06-17T10:52:00Z">
                <w:pPr>
                  <w:spacing w:after="0" w:line="276" w:lineRule="auto"/>
                </w:pPr>
              </w:pPrChange>
            </w:pPr>
            <w:ins w:id="393" w:author="Ameya Vaze" w:date="2025-06-17T16:22:00Z" w16du:dateUtc="2025-06-17T10:5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Notification to location wise customer base</w:t>
              </w:r>
            </w:ins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F5AED" w14:textId="77777777" w:rsidR="004922E7" w:rsidRDefault="004922E7" w:rsidP="00B54BA8">
            <w:pPr>
              <w:spacing w:after="0" w:line="276" w:lineRule="auto"/>
              <w:rPr>
                <w:ins w:id="394" w:author="Ameya Vaze" w:date="2025-06-17T16:21:00Z" w16du:dateUtc="2025-06-17T10:51:00Z"/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4922E7" w14:paraId="15D05444" w14:textId="77777777" w:rsidTr="00653064">
        <w:trPr>
          <w:trHeight w:val="300"/>
          <w:ins w:id="395" w:author="Ameya Vaze" w:date="2025-06-17T16:27:00Z" w16du:dateUtc="2025-06-17T10:57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8C0DA" w14:textId="77777777" w:rsidR="004922E7" w:rsidRDefault="004922E7" w:rsidP="00B54BA8">
            <w:pPr>
              <w:spacing w:after="0" w:line="276" w:lineRule="auto"/>
              <w:rPr>
                <w:ins w:id="396" w:author="Ameya Vaze" w:date="2025-06-17T16:27:00Z" w16du:dateUtc="2025-06-17T10:57:00Z"/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B5824" w14:textId="6790053A" w:rsidR="004922E7" w:rsidRDefault="004922E7" w:rsidP="00B54BA8">
            <w:pPr>
              <w:spacing w:after="0" w:line="276" w:lineRule="auto"/>
              <w:rPr>
                <w:ins w:id="397" w:author="Ameya Vaze" w:date="2025-06-17T16:27:00Z" w16du:dateUtc="2025-06-17T10:57:00Z"/>
                <w:rFonts w:ascii="Calibri" w:eastAsia="Aptos" w:hAnsi="Calibri" w:cs="Calibri"/>
                <w:b/>
                <w:bCs/>
                <w:sz w:val="20"/>
                <w:szCs w:val="20"/>
                <w:highlight w:val="cyan"/>
              </w:rPr>
            </w:pPr>
            <w:ins w:id="398" w:author="Ameya Vaze" w:date="2025-06-17T16:27:00Z" w16du:dateUtc="2025-06-17T10:57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>Review and ratings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63A79" w14:textId="77777777" w:rsidR="004922E7" w:rsidRDefault="004922E7" w:rsidP="00384708">
            <w:pPr>
              <w:spacing w:after="0" w:line="276" w:lineRule="auto"/>
              <w:rPr>
                <w:ins w:id="399" w:author="Ameya Vaze" w:date="2025-06-17T16:27:00Z" w16du:dateUtc="2025-06-17T10:57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400" w:author="Ameya Vaze" w:date="2025-06-17T16:27:00Z" w16du:dateUtc="2025-06-17T10:57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Investigation centre</w:t>
              </w:r>
            </w:ins>
          </w:p>
          <w:p w14:paraId="1ED9DFC8" w14:textId="77777777" w:rsidR="004922E7" w:rsidRDefault="004922E7" w:rsidP="00384708">
            <w:pPr>
              <w:spacing w:after="0" w:line="276" w:lineRule="auto"/>
              <w:rPr>
                <w:ins w:id="401" w:author="Ameya Vaze" w:date="2025-06-17T16:27:00Z" w16du:dateUtc="2025-06-17T10:57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402" w:author="Ameya Vaze" w:date="2025-06-17T16:27:00Z" w16du:dateUtc="2025-06-17T10:57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Consultant</w:t>
              </w:r>
            </w:ins>
          </w:p>
          <w:p w14:paraId="6F3EFD9E" w14:textId="77777777" w:rsidR="004922E7" w:rsidRDefault="004922E7" w:rsidP="00384708">
            <w:pPr>
              <w:spacing w:after="0" w:line="276" w:lineRule="auto"/>
              <w:rPr>
                <w:ins w:id="403" w:author="Ameya Vaze" w:date="2025-06-17T16:28:00Z" w16du:dateUtc="2025-06-17T10:58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proofErr w:type="gramStart"/>
            <w:ins w:id="404" w:author="Ameya Vaze" w:date="2025-06-17T16:27:00Z" w16du:dateUtc="2025-06-17T10:57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Home based</w:t>
              </w:r>
              <w:proofErr w:type="gramEnd"/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care</w:t>
              </w:r>
            </w:ins>
          </w:p>
          <w:p w14:paraId="3BC13B1D" w14:textId="6170A4F8" w:rsidR="004922E7" w:rsidRDefault="004922E7" w:rsidP="00384708">
            <w:pPr>
              <w:spacing w:after="0" w:line="276" w:lineRule="auto"/>
              <w:rPr>
                <w:ins w:id="405" w:author="Ameya Vaze" w:date="2025-06-17T16:27:00Z" w16du:dateUtc="2025-06-17T10:57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406" w:author="Ameya Vaze" w:date="2025-06-17T16:28:00Z" w16du:dateUtc="2025-06-17T10:58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Overall app</w:t>
              </w:r>
            </w:ins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59FCC" w14:textId="77777777" w:rsidR="004922E7" w:rsidRDefault="004922E7" w:rsidP="00B54BA8">
            <w:pPr>
              <w:spacing w:after="0" w:line="276" w:lineRule="auto"/>
              <w:rPr>
                <w:ins w:id="407" w:author="Ameya Vaze" w:date="2025-06-17T16:27:00Z" w16du:dateUtc="2025-06-17T10:57:00Z"/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1203C6" w14:paraId="4F94D624" w14:textId="77777777" w:rsidTr="00653064">
        <w:trPr>
          <w:trHeight w:val="300"/>
          <w:ins w:id="408" w:author="Ameya Vaze" w:date="2025-06-17T16:36:00Z" w16du:dateUtc="2025-06-17T11:06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60D86" w14:textId="77777777" w:rsidR="001203C6" w:rsidRDefault="001203C6" w:rsidP="00B54BA8">
            <w:pPr>
              <w:spacing w:after="0" w:line="276" w:lineRule="auto"/>
              <w:rPr>
                <w:ins w:id="409" w:author="Ameya Vaze" w:date="2025-06-17T16:36:00Z" w16du:dateUtc="2025-06-17T11:06:00Z"/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1B6BB" w14:textId="33CFCC22" w:rsidR="001203C6" w:rsidRDefault="001203C6" w:rsidP="00B54BA8">
            <w:pPr>
              <w:spacing w:after="0" w:line="276" w:lineRule="auto"/>
              <w:rPr>
                <w:ins w:id="410" w:author="Ameya Vaze" w:date="2025-06-17T16:36:00Z" w16du:dateUtc="2025-06-17T11:06:00Z"/>
                <w:rFonts w:ascii="Calibri" w:eastAsia="Aptos" w:hAnsi="Calibri" w:cs="Calibri"/>
                <w:b/>
                <w:bCs/>
                <w:sz w:val="20"/>
                <w:szCs w:val="20"/>
                <w:highlight w:val="cyan"/>
              </w:rPr>
            </w:pPr>
            <w:ins w:id="411" w:author="Ameya Vaze" w:date="2025-06-17T16:36:00Z" w16du:dateUtc="2025-06-17T11:06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>Compliances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56E13" w14:textId="48889D41" w:rsidR="001203C6" w:rsidRDefault="001203C6" w:rsidP="00384708">
            <w:pPr>
              <w:spacing w:after="0" w:line="276" w:lineRule="auto"/>
              <w:rPr>
                <w:ins w:id="412" w:author="Ameya Vaze" w:date="2025-06-17T16:38:00Z" w16du:dateUtc="2025-06-17T11:08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413" w:author="Ameya Vaze" w:date="2025-06-17T16:36:00Z" w16du:dateUtc="2025-06-17T11:06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Quality assurance reports</w:t>
              </w:r>
            </w:ins>
            <w:ins w:id="414" w:author="Ameya Vaze" w:date="2025-06-17T16:38:00Z" w16du:dateUtc="2025-06-17T11:08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for telemedicine, report sharing</w:t>
              </w:r>
            </w:ins>
          </w:p>
          <w:p w14:paraId="35AB2122" w14:textId="77777777" w:rsidR="001203C6" w:rsidRDefault="001203C6" w:rsidP="00384708">
            <w:pPr>
              <w:spacing w:after="0" w:line="276" w:lineRule="auto"/>
              <w:rPr>
                <w:ins w:id="415" w:author="Ameya Vaze" w:date="2025-06-17T16:39:00Z" w16du:dateUtc="2025-06-17T11:09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416" w:author="Ameya Vaze" w:date="2025-06-17T16:38:00Z" w16du:dateUtc="2025-06-17T11:08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Or any other requirements</w:t>
              </w:r>
            </w:ins>
          </w:p>
          <w:p w14:paraId="191EF6B6" w14:textId="77777777" w:rsidR="001203C6" w:rsidRDefault="001203C6" w:rsidP="00384708">
            <w:pPr>
              <w:spacing w:after="0" w:line="276" w:lineRule="auto"/>
              <w:rPr>
                <w:ins w:id="417" w:author="Ameya Vaze" w:date="2025-06-17T16:40:00Z" w16du:dateUtc="2025-06-17T11:10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418" w:author="Ameya Vaze" w:date="2025-06-17T16:40:00Z" w16du:dateUtc="2025-06-17T11:10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ICD codes list</w:t>
              </w:r>
            </w:ins>
          </w:p>
          <w:p w14:paraId="3C1BF0E3" w14:textId="55C0CFB8" w:rsidR="001203C6" w:rsidRDefault="001203C6" w:rsidP="00384708">
            <w:pPr>
              <w:spacing w:after="0" w:line="276" w:lineRule="auto"/>
              <w:rPr>
                <w:ins w:id="419" w:author="Ameya Vaze" w:date="2025-06-17T16:36:00Z" w16du:dateUtc="2025-06-17T11:06:00Z"/>
                <w:rFonts w:ascii="Calibri" w:eastAsia="Aptos" w:hAnsi="Calibri" w:cs="Calibri"/>
                <w:sz w:val="20"/>
                <w:szCs w:val="20"/>
                <w:highlight w:val="yellow"/>
              </w:rPr>
            </w:pPr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F4FCD9" w14:textId="77777777" w:rsidR="001203C6" w:rsidRDefault="001203C6" w:rsidP="00B54BA8">
            <w:pPr>
              <w:spacing w:after="0" w:line="276" w:lineRule="auto"/>
              <w:rPr>
                <w:ins w:id="420" w:author="Ameya Vaze" w:date="2025-06-17T16:36:00Z" w16du:dateUtc="2025-06-17T11:06:00Z"/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1203C6" w14:paraId="40D96094" w14:textId="77777777" w:rsidTr="00653064">
        <w:trPr>
          <w:trHeight w:val="300"/>
          <w:ins w:id="421" w:author="Ameya Vaze" w:date="2025-06-17T16:40:00Z" w16du:dateUtc="2025-06-17T11:10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7463E" w14:textId="77777777" w:rsidR="001203C6" w:rsidRDefault="001203C6" w:rsidP="00B54BA8">
            <w:pPr>
              <w:spacing w:after="0" w:line="276" w:lineRule="auto"/>
              <w:rPr>
                <w:ins w:id="422" w:author="Ameya Vaze" w:date="2025-06-17T16:40:00Z" w16du:dateUtc="2025-06-17T11:10:00Z"/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E810F" w14:textId="3B32EFD0" w:rsidR="001203C6" w:rsidRDefault="001203C6" w:rsidP="00B54BA8">
            <w:pPr>
              <w:spacing w:after="0" w:line="276" w:lineRule="auto"/>
              <w:rPr>
                <w:ins w:id="423" w:author="Ameya Vaze" w:date="2025-06-17T16:40:00Z" w16du:dateUtc="2025-06-17T11:10:00Z"/>
                <w:rFonts w:ascii="Calibri" w:eastAsia="Aptos" w:hAnsi="Calibri" w:cs="Calibri"/>
                <w:b/>
                <w:bCs/>
                <w:sz w:val="20"/>
                <w:szCs w:val="20"/>
                <w:highlight w:val="cyan"/>
              </w:rPr>
            </w:pPr>
            <w:ins w:id="424" w:author="Ameya Vaze" w:date="2025-06-17T16:40:00Z" w16du:dateUtc="2025-06-17T11:10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>Special features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9C955" w14:textId="45DD8164" w:rsidR="001203C6" w:rsidRDefault="001203C6" w:rsidP="00384708">
            <w:pPr>
              <w:spacing w:after="0" w:line="276" w:lineRule="auto"/>
              <w:rPr>
                <w:ins w:id="425" w:author="Ameya Vaze" w:date="2025-06-17T16:40:00Z" w16du:dateUtc="2025-06-17T11:10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426" w:author="Ameya Vaze" w:date="2025-06-17T16:40:00Z" w16du:dateUtc="2025-06-17T11:10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Import report from existing server in pdf, based on</w:t>
              </w:r>
              <w:r w:rsidR="00FA6B5A"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 xml:space="preserve"> bar code</w:t>
              </w:r>
            </w:ins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D9427" w14:textId="77777777" w:rsidR="001203C6" w:rsidRDefault="001203C6" w:rsidP="00B54BA8">
            <w:pPr>
              <w:spacing w:after="0" w:line="276" w:lineRule="auto"/>
              <w:rPr>
                <w:ins w:id="427" w:author="Ameya Vaze" w:date="2025-06-17T16:40:00Z" w16du:dateUtc="2025-06-17T11:10:00Z"/>
                <w:rFonts w:ascii="Calibri" w:eastAsia="Aptos" w:hAnsi="Calibri" w:cs="Calibri"/>
                <w:sz w:val="20"/>
                <w:szCs w:val="20"/>
              </w:rPr>
            </w:pPr>
          </w:p>
        </w:tc>
      </w:tr>
      <w:tr w:rsidR="00C41C1E" w14:paraId="7BFA8B65" w14:textId="77777777" w:rsidTr="00653064">
        <w:trPr>
          <w:trHeight w:val="300"/>
          <w:ins w:id="428" w:author="Ameya Vaze" w:date="2025-06-17T16:50:00Z" w16du:dateUtc="2025-06-17T11:20:00Z"/>
        </w:trPr>
        <w:tc>
          <w:tcPr>
            <w:tcW w:w="1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5F463" w14:textId="77777777" w:rsidR="00C41C1E" w:rsidRDefault="00C41C1E" w:rsidP="00B54BA8">
            <w:pPr>
              <w:spacing w:after="0" w:line="276" w:lineRule="auto"/>
              <w:rPr>
                <w:ins w:id="429" w:author="Ameya Vaze" w:date="2025-06-17T16:50:00Z" w16du:dateUtc="2025-06-17T11:20:00Z"/>
                <w:rFonts w:ascii="Calibri" w:eastAsia="Aptos" w:hAnsi="Calibri" w:cs="Calibri"/>
                <w:sz w:val="20"/>
                <w:szCs w:val="20"/>
              </w:rPr>
            </w:pPr>
          </w:p>
        </w:tc>
        <w:tc>
          <w:tcPr>
            <w:tcW w:w="19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D5887" w14:textId="24E3E8F1" w:rsidR="00C41C1E" w:rsidRDefault="00914478" w:rsidP="00B54BA8">
            <w:pPr>
              <w:spacing w:after="0" w:line="276" w:lineRule="auto"/>
              <w:rPr>
                <w:ins w:id="430" w:author="Ameya Vaze" w:date="2025-06-17T16:50:00Z" w16du:dateUtc="2025-06-17T11:20:00Z"/>
                <w:rFonts w:ascii="Calibri" w:eastAsia="Aptos" w:hAnsi="Calibri" w:cs="Calibri"/>
                <w:b/>
                <w:bCs/>
                <w:sz w:val="20"/>
                <w:szCs w:val="20"/>
                <w:highlight w:val="cyan"/>
              </w:rPr>
            </w:pPr>
            <w:ins w:id="431" w:author="Ameya Vaze" w:date="2025-06-17T16:51:00Z" w16du:dateUtc="2025-06-17T11:21:00Z">
              <w:r>
                <w:rPr>
                  <w:rFonts w:ascii="Calibri" w:eastAsia="Aptos" w:hAnsi="Calibri" w:cs="Calibri"/>
                  <w:b/>
                  <w:bCs/>
                  <w:sz w:val="20"/>
                  <w:szCs w:val="20"/>
                  <w:highlight w:val="cyan"/>
                </w:rPr>
                <w:t>Logo incorporation</w:t>
              </w:r>
            </w:ins>
          </w:p>
        </w:tc>
        <w:tc>
          <w:tcPr>
            <w:tcW w:w="83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9EF5D" w14:textId="5368FE1C" w:rsidR="00C41C1E" w:rsidRDefault="00914478" w:rsidP="00384708">
            <w:pPr>
              <w:spacing w:after="0" w:line="276" w:lineRule="auto"/>
              <w:rPr>
                <w:ins w:id="432" w:author="Ameya Vaze" w:date="2025-06-17T16:50:00Z" w16du:dateUtc="2025-06-17T11:20:00Z"/>
                <w:rFonts w:ascii="Calibri" w:eastAsia="Aptos" w:hAnsi="Calibri" w:cs="Calibri"/>
                <w:sz w:val="20"/>
                <w:szCs w:val="20"/>
                <w:highlight w:val="yellow"/>
              </w:rPr>
            </w:pPr>
            <w:ins w:id="433" w:author="Ameya Vaze" w:date="2025-06-17T16:51:00Z" w16du:dateUtc="2025-06-17T11:21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Animati</w:t>
              </w:r>
            </w:ins>
            <w:ins w:id="434" w:author="Ameya Vaze" w:date="2025-06-17T16:52:00Z" w16du:dateUtc="2025-06-17T11:22:00Z">
              <w:r>
                <w:rPr>
                  <w:rFonts w:ascii="Calibri" w:eastAsia="Aptos" w:hAnsi="Calibri" w:cs="Calibri"/>
                  <w:sz w:val="20"/>
                  <w:szCs w:val="20"/>
                  <w:highlight w:val="yellow"/>
                </w:rPr>
                <w:t>on everywhere in app</w:t>
              </w:r>
            </w:ins>
          </w:p>
        </w:tc>
        <w:tc>
          <w:tcPr>
            <w:tcW w:w="2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07EBA" w14:textId="77777777" w:rsidR="00C41C1E" w:rsidRDefault="00C41C1E" w:rsidP="00B54BA8">
            <w:pPr>
              <w:spacing w:after="0" w:line="276" w:lineRule="auto"/>
              <w:rPr>
                <w:ins w:id="435" w:author="Ameya Vaze" w:date="2025-06-17T16:50:00Z" w16du:dateUtc="2025-06-17T11:20:00Z"/>
                <w:rFonts w:ascii="Calibri" w:eastAsia="Aptos" w:hAnsi="Calibri" w:cs="Calibri"/>
                <w:sz w:val="20"/>
                <w:szCs w:val="20"/>
              </w:rPr>
            </w:pPr>
          </w:p>
        </w:tc>
      </w:tr>
    </w:tbl>
    <w:p w14:paraId="74EB80C8" w14:textId="03BDFF5D" w:rsidR="002E5C8C" w:rsidRDefault="002E5C8C" w:rsidP="00B12C77">
      <w:pPr>
        <w:rPr>
          <w:ins w:id="436" w:author="Ameya Vaze" w:date="2025-06-17T16:25:00Z" w16du:dateUtc="2025-06-17T10:55:00Z"/>
          <w:rFonts w:ascii="Calibri" w:hAnsi="Calibri" w:cs="Calibri"/>
          <w:sz w:val="20"/>
          <w:szCs w:val="20"/>
        </w:rPr>
      </w:pPr>
    </w:p>
    <w:p w14:paraId="05EA91F6" w14:textId="09A253F0" w:rsidR="004922E7" w:rsidRDefault="001203C6" w:rsidP="00B12C77">
      <w:pPr>
        <w:rPr>
          <w:ins w:id="437" w:author="Ameya Vaze" w:date="2025-06-17T16:30:00Z" w16du:dateUtc="2025-06-17T11:00:00Z"/>
          <w:rFonts w:ascii="Calibri" w:hAnsi="Calibri" w:cs="Calibri"/>
          <w:sz w:val="20"/>
          <w:szCs w:val="20"/>
        </w:rPr>
      </w:pPr>
      <w:ins w:id="438" w:author="Ameya Vaze" w:date="2025-06-17T16:30:00Z" w16du:dateUtc="2025-06-17T11:00:00Z">
        <w:r>
          <w:rPr>
            <w:rFonts w:ascii="Calibri" w:hAnsi="Calibri" w:cs="Calibri"/>
            <w:sz w:val="20"/>
            <w:szCs w:val="20"/>
          </w:rPr>
          <w:t>Further Requirements</w:t>
        </w:r>
      </w:ins>
    </w:p>
    <w:p w14:paraId="0834EAAB" w14:textId="124C28C7" w:rsidR="001203C6" w:rsidRDefault="001203C6" w:rsidP="001203C6">
      <w:pPr>
        <w:pStyle w:val="ListParagraph"/>
        <w:numPr>
          <w:ilvl w:val="0"/>
          <w:numId w:val="73"/>
        </w:numPr>
        <w:rPr>
          <w:ins w:id="439" w:author="Ameya Vaze" w:date="2025-06-17T16:31:00Z" w16du:dateUtc="2025-06-17T11:01:00Z"/>
          <w:rFonts w:ascii="Calibri" w:hAnsi="Calibri" w:cs="Calibri"/>
          <w:sz w:val="20"/>
          <w:szCs w:val="20"/>
        </w:rPr>
      </w:pPr>
      <w:ins w:id="440" w:author="Ameya Vaze" w:date="2025-06-17T16:30:00Z" w16du:dateUtc="2025-06-17T11:00:00Z">
        <w:r>
          <w:rPr>
            <w:rFonts w:ascii="Calibri" w:hAnsi="Calibri" w:cs="Calibri"/>
            <w:sz w:val="20"/>
            <w:szCs w:val="20"/>
          </w:rPr>
          <w:t>All investigation report</w:t>
        </w:r>
      </w:ins>
      <w:ins w:id="441" w:author="Ameya Vaze" w:date="2025-06-17T16:31:00Z" w16du:dateUtc="2025-06-17T11:01:00Z">
        <w:r>
          <w:rPr>
            <w:rFonts w:ascii="Calibri" w:hAnsi="Calibri" w:cs="Calibri"/>
            <w:sz w:val="20"/>
            <w:szCs w:val="20"/>
          </w:rPr>
          <w:t xml:space="preserve"> (For OCR)</w:t>
        </w:r>
      </w:ins>
    </w:p>
    <w:p w14:paraId="37BC9B1A" w14:textId="60EAF30C" w:rsidR="001203C6" w:rsidRDefault="001203C6" w:rsidP="001203C6">
      <w:pPr>
        <w:pStyle w:val="ListParagraph"/>
        <w:numPr>
          <w:ilvl w:val="0"/>
          <w:numId w:val="73"/>
        </w:numPr>
        <w:rPr>
          <w:ins w:id="442" w:author="Ameya Vaze" w:date="2025-06-17T16:35:00Z" w16du:dateUtc="2025-06-17T11:05:00Z"/>
          <w:rFonts w:ascii="Calibri" w:hAnsi="Calibri" w:cs="Calibri"/>
          <w:sz w:val="20"/>
          <w:szCs w:val="20"/>
        </w:rPr>
      </w:pPr>
      <w:ins w:id="443" w:author="Ameya Vaze" w:date="2025-06-17T16:35:00Z" w16du:dateUtc="2025-06-17T11:05:00Z">
        <w:r>
          <w:rPr>
            <w:rFonts w:ascii="Calibri" w:hAnsi="Calibri" w:cs="Calibri"/>
            <w:sz w:val="20"/>
            <w:szCs w:val="20"/>
          </w:rPr>
          <w:t>Onboarding requirements of consultants</w:t>
        </w:r>
      </w:ins>
    </w:p>
    <w:p w14:paraId="5A71228B" w14:textId="5B9E1E0F" w:rsidR="001203C6" w:rsidRDefault="001203C6" w:rsidP="001203C6">
      <w:pPr>
        <w:pStyle w:val="ListParagraph"/>
        <w:numPr>
          <w:ilvl w:val="0"/>
          <w:numId w:val="73"/>
        </w:numPr>
        <w:rPr>
          <w:ins w:id="444" w:author="Ameya Vaze" w:date="2025-06-17T16:35:00Z" w16du:dateUtc="2025-06-17T11:05:00Z"/>
          <w:rFonts w:ascii="Calibri" w:hAnsi="Calibri" w:cs="Calibri"/>
          <w:sz w:val="20"/>
          <w:szCs w:val="20"/>
        </w:rPr>
      </w:pPr>
      <w:ins w:id="445" w:author="Ameya Vaze" w:date="2025-06-17T16:35:00Z" w16du:dateUtc="2025-06-17T11:05:00Z">
        <w:r>
          <w:rPr>
            <w:rFonts w:ascii="Calibri" w:hAnsi="Calibri" w:cs="Calibri"/>
            <w:sz w:val="20"/>
            <w:szCs w:val="20"/>
          </w:rPr>
          <w:t>Onboarding requirement for franchise</w:t>
        </w:r>
      </w:ins>
    </w:p>
    <w:p w14:paraId="70F3D4DA" w14:textId="6D87FE8D" w:rsidR="001203C6" w:rsidRPr="001203C6" w:rsidRDefault="001203C6" w:rsidP="001203C6">
      <w:pPr>
        <w:pStyle w:val="ListParagraph"/>
        <w:numPr>
          <w:ilvl w:val="0"/>
          <w:numId w:val="73"/>
        </w:numPr>
        <w:rPr>
          <w:ins w:id="446" w:author="Ameya Vaze" w:date="2025-06-17T16:25:00Z" w16du:dateUtc="2025-06-17T10:55:00Z"/>
          <w:rFonts w:ascii="Calibri" w:hAnsi="Calibri" w:cs="Calibri"/>
          <w:sz w:val="20"/>
          <w:szCs w:val="20"/>
          <w:rPrChange w:id="447" w:author="Ameya Vaze" w:date="2025-06-17T16:30:00Z" w16du:dateUtc="2025-06-17T11:00:00Z">
            <w:rPr>
              <w:ins w:id="448" w:author="Ameya Vaze" w:date="2025-06-17T16:25:00Z" w16du:dateUtc="2025-06-17T10:55:00Z"/>
            </w:rPr>
          </w:rPrChange>
        </w:rPr>
        <w:pPrChange w:id="449" w:author="Ameya Vaze" w:date="2025-06-17T16:30:00Z" w16du:dateUtc="2025-06-17T11:00:00Z">
          <w:pPr/>
        </w:pPrChange>
      </w:pPr>
      <w:ins w:id="450" w:author="Ameya Vaze" w:date="2025-06-17T16:35:00Z" w16du:dateUtc="2025-06-17T11:05:00Z">
        <w:r>
          <w:rPr>
            <w:rFonts w:ascii="Calibri" w:hAnsi="Calibri" w:cs="Calibri"/>
            <w:sz w:val="20"/>
            <w:szCs w:val="20"/>
          </w:rPr>
          <w:t>Onbaordi</w:t>
        </w:r>
      </w:ins>
      <w:ins w:id="451" w:author="Ameya Vaze" w:date="2025-06-17T16:36:00Z" w16du:dateUtc="2025-06-17T11:06:00Z">
        <w:r>
          <w:rPr>
            <w:rFonts w:ascii="Calibri" w:hAnsi="Calibri" w:cs="Calibri"/>
            <w:sz w:val="20"/>
            <w:szCs w:val="20"/>
          </w:rPr>
          <w:t xml:space="preserve">ng requirements </w:t>
        </w:r>
        <w:r>
          <w:rPr>
            <w:rFonts w:ascii="Calibri" w:hAnsi="Calibri" w:cs="Calibri"/>
            <w:sz w:val="20"/>
            <w:szCs w:val="20"/>
          </w:rPr>
          <w:tab/>
          <w:t>of staff</w:t>
        </w:r>
      </w:ins>
    </w:p>
    <w:p w14:paraId="5ABB82A3" w14:textId="77777777" w:rsidR="004922E7" w:rsidRDefault="004922E7" w:rsidP="00B12C77">
      <w:pPr>
        <w:rPr>
          <w:ins w:id="452" w:author="Ameya Vaze" w:date="2025-06-17T16:25:00Z" w16du:dateUtc="2025-06-17T10:55:00Z"/>
          <w:rFonts w:ascii="Calibri" w:hAnsi="Calibri" w:cs="Calibri"/>
          <w:sz w:val="20"/>
          <w:szCs w:val="20"/>
        </w:rPr>
      </w:pPr>
    </w:p>
    <w:p w14:paraId="2C0BB41A" w14:textId="77777777" w:rsidR="004922E7" w:rsidRPr="00B37A2D" w:rsidRDefault="004922E7" w:rsidP="00B12C77">
      <w:pPr>
        <w:rPr>
          <w:rFonts w:ascii="Calibri" w:hAnsi="Calibri" w:cs="Calibri"/>
          <w:sz w:val="20"/>
          <w:szCs w:val="20"/>
        </w:rPr>
      </w:pPr>
    </w:p>
    <w:sectPr w:rsidR="004922E7" w:rsidRPr="00B37A2D" w:rsidSect="00653064">
      <w:pgSz w:w="15874" w:h="20160"/>
      <w:pgMar w:top="1276" w:right="1440" w:bottom="1440" w:left="1440" w:header="0" w:footer="0" w:gutter="0"/>
      <w:cols w:space="720"/>
      <w:formProt w:val="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4" w:author="Ameya Vaze" w:date="2025-06-17T14:39:00Z" w:initials="AV">
    <w:p w14:paraId="21CBF155" w14:textId="77777777" w:rsidR="00A901DB" w:rsidRDefault="00A901DB" w:rsidP="00A901DB">
      <w:pPr>
        <w:pStyle w:val="CommentText"/>
      </w:pPr>
      <w:r>
        <w:rPr>
          <w:rStyle w:val="CommentReference"/>
        </w:rPr>
        <w:annotationRef/>
      </w:r>
      <w:r>
        <w:t>Involving cost</w:t>
      </w:r>
    </w:p>
  </w:comment>
  <w:comment w:id="58" w:author="Ameya Vaze" w:date="2025-06-17T14:53:00Z" w:initials="AV">
    <w:p w14:paraId="79C8FEF5" w14:textId="77777777" w:rsidR="00387281" w:rsidRDefault="00387281" w:rsidP="00387281">
      <w:pPr>
        <w:pStyle w:val="CommentText"/>
      </w:pPr>
      <w:r>
        <w:rPr>
          <w:rStyle w:val="CommentReference"/>
        </w:rPr>
        <w:annotationRef/>
      </w:r>
      <w:r>
        <w:t>How is the person technically selected, do we need to cover there tests/interview results)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CBF155" w15:done="0"/>
  <w15:commentEx w15:paraId="79C8FE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838B85F" w16cex:dateUtc="2025-06-17T09:09:00Z"/>
  <w16cex:commentExtensible w16cex:durableId="1697F34A" w16cex:dateUtc="2025-06-17T09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CBF155" w16cid:durableId="4838B85F"/>
  <w16cid:commentId w16cid:paraId="79C8FEF5" w16cid:durableId="1697F3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2AE5A" w14:textId="77777777" w:rsidR="00BF2CA9" w:rsidRDefault="00BF2CA9" w:rsidP="00385E54">
      <w:pPr>
        <w:spacing w:after="0" w:line="240" w:lineRule="auto"/>
      </w:pPr>
      <w:r>
        <w:separator/>
      </w:r>
    </w:p>
  </w:endnote>
  <w:endnote w:type="continuationSeparator" w:id="0">
    <w:p w14:paraId="4106C377" w14:textId="77777777" w:rsidR="00BF2CA9" w:rsidRDefault="00BF2CA9" w:rsidP="0038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D3F58" w14:textId="77777777" w:rsidR="00BF2CA9" w:rsidRDefault="00BF2CA9" w:rsidP="00385E54">
      <w:pPr>
        <w:spacing w:after="0" w:line="240" w:lineRule="auto"/>
      </w:pPr>
      <w:r>
        <w:separator/>
      </w:r>
    </w:p>
  </w:footnote>
  <w:footnote w:type="continuationSeparator" w:id="0">
    <w:p w14:paraId="0ED2C074" w14:textId="77777777" w:rsidR="00BF2CA9" w:rsidRDefault="00BF2CA9" w:rsidP="00385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425"/>
    <w:multiLevelType w:val="multilevel"/>
    <w:tmpl w:val="F582FE68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834463"/>
    <w:multiLevelType w:val="multilevel"/>
    <w:tmpl w:val="98DA617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07209B"/>
    <w:multiLevelType w:val="multilevel"/>
    <w:tmpl w:val="1CA095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1AC4071"/>
    <w:multiLevelType w:val="hybridMultilevel"/>
    <w:tmpl w:val="25D273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7E06F0"/>
    <w:multiLevelType w:val="hybridMultilevel"/>
    <w:tmpl w:val="EF563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D16F03"/>
    <w:multiLevelType w:val="multilevel"/>
    <w:tmpl w:val="2CAC09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5850159"/>
    <w:multiLevelType w:val="multilevel"/>
    <w:tmpl w:val="D9BEF9C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5914C83"/>
    <w:multiLevelType w:val="multilevel"/>
    <w:tmpl w:val="C080A872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8" w15:restartNumberingAfterBreak="0">
    <w:nsid w:val="074B6D4F"/>
    <w:multiLevelType w:val="multilevel"/>
    <w:tmpl w:val="5FF243BA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9" w15:restartNumberingAfterBreak="0">
    <w:nsid w:val="08752A09"/>
    <w:multiLevelType w:val="hybridMultilevel"/>
    <w:tmpl w:val="98A0D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66349D"/>
    <w:multiLevelType w:val="multilevel"/>
    <w:tmpl w:val="6BFE4F9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CFE2FE7"/>
    <w:multiLevelType w:val="hybridMultilevel"/>
    <w:tmpl w:val="25D273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010E6F"/>
    <w:multiLevelType w:val="multilevel"/>
    <w:tmpl w:val="BE6839CE"/>
    <w:lvl w:ilvl="0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0D4A0CD5"/>
    <w:multiLevelType w:val="hybridMultilevel"/>
    <w:tmpl w:val="6D747EE0"/>
    <w:lvl w:ilvl="0" w:tplc="91D89122">
      <w:start w:val="1"/>
      <w:numFmt w:val="decimal"/>
      <w:lvlText w:val="%1."/>
      <w:lvlJc w:val="left"/>
      <w:pPr>
        <w:ind w:left="11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50" w:hanging="360"/>
      </w:pPr>
    </w:lvl>
    <w:lvl w:ilvl="2" w:tplc="4009001B" w:tentative="1">
      <w:start w:val="1"/>
      <w:numFmt w:val="lowerRoman"/>
      <w:lvlText w:val="%3."/>
      <w:lvlJc w:val="right"/>
      <w:pPr>
        <w:ind w:left="2570" w:hanging="180"/>
      </w:pPr>
    </w:lvl>
    <w:lvl w:ilvl="3" w:tplc="4009000F" w:tentative="1">
      <w:start w:val="1"/>
      <w:numFmt w:val="decimal"/>
      <w:lvlText w:val="%4."/>
      <w:lvlJc w:val="left"/>
      <w:pPr>
        <w:ind w:left="3290" w:hanging="360"/>
      </w:pPr>
    </w:lvl>
    <w:lvl w:ilvl="4" w:tplc="40090019" w:tentative="1">
      <w:start w:val="1"/>
      <w:numFmt w:val="lowerLetter"/>
      <w:lvlText w:val="%5."/>
      <w:lvlJc w:val="left"/>
      <w:pPr>
        <w:ind w:left="4010" w:hanging="360"/>
      </w:pPr>
    </w:lvl>
    <w:lvl w:ilvl="5" w:tplc="4009001B" w:tentative="1">
      <w:start w:val="1"/>
      <w:numFmt w:val="lowerRoman"/>
      <w:lvlText w:val="%6."/>
      <w:lvlJc w:val="right"/>
      <w:pPr>
        <w:ind w:left="4730" w:hanging="180"/>
      </w:pPr>
    </w:lvl>
    <w:lvl w:ilvl="6" w:tplc="4009000F" w:tentative="1">
      <w:start w:val="1"/>
      <w:numFmt w:val="decimal"/>
      <w:lvlText w:val="%7."/>
      <w:lvlJc w:val="left"/>
      <w:pPr>
        <w:ind w:left="5450" w:hanging="360"/>
      </w:pPr>
    </w:lvl>
    <w:lvl w:ilvl="7" w:tplc="40090019" w:tentative="1">
      <w:start w:val="1"/>
      <w:numFmt w:val="lowerLetter"/>
      <w:lvlText w:val="%8."/>
      <w:lvlJc w:val="left"/>
      <w:pPr>
        <w:ind w:left="6170" w:hanging="360"/>
      </w:pPr>
    </w:lvl>
    <w:lvl w:ilvl="8" w:tplc="40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14" w15:restartNumberingAfterBreak="0">
    <w:nsid w:val="0E417CEC"/>
    <w:multiLevelType w:val="multilevel"/>
    <w:tmpl w:val="7A0E1064"/>
    <w:lvl w:ilvl="0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14761E89"/>
    <w:multiLevelType w:val="multilevel"/>
    <w:tmpl w:val="2F86754C"/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14FB1B12"/>
    <w:multiLevelType w:val="multilevel"/>
    <w:tmpl w:val="5EDEE47C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164D4C62"/>
    <w:multiLevelType w:val="multilevel"/>
    <w:tmpl w:val="2A1858B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17A66D1D"/>
    <w:multiLevelType w:val="hybridMultilevel"/>
    <w:tmpl w:val="6450E7CC"/>
    <w:lvl w:ilvl="0" w:tplc="30ACA2A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8B3039"/>
    <w:multiLevelType w:val="multilevel"/>
    <w:tmpl w:val="5FF243BA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20" w15:restartNumberingAfterBreak="0">
    <w:nsid w:val="1B1652CA"/>
    <w:multiLevelType w:val="hybridMultilevel"/>
    <w:tmpl w:val="E110D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495A7F"/>
    <w:multiLevelType w:val="multilevel"/>
    <w:tmpl w:val="2B8A929C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20547571"/>
    <w:multiLevelType w:val="hybridMultilevel"/>
    <w:tmpl w:val="734812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0883153"/>
    <w:multiLevelType w:val="hybridMultilevel"/>
    <w:tmpl w:val="30301E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A142A8"/>
    <w:multiLevelType w:val="multilevel"/>
    <w:tmpl w:val="BD74C3E4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25130FAA"/>
    <w:multiLevelType w:val="multilevel"/>
    <w:tmpl w:val="1CFC57D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263213CC"/>
    <w:multiLevelType w:val="multilevel"/>
    <w:tmpl w:val="78C6C828"/>
    <w:lvl w:ilvl="0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27051910"/>
    <w:multiLevelType w:val="hybridMultilevel"/>
    <w:tmpl w:val="C40C9D7A"/>
    <w:lvl w:ilvl="0" w:tplc="C972BC2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7DE2C31"/>
    <w:multiLevelType w:val="multilevel"/>
    <w:tmpl w:val="0016B460"/>
    <w:lvl w:ilvl="0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2ACA42B4"/>
    <w:multiLevelType w:val="multilevel"/>
    <w:tmpl w:val="642EC040"/>
    <w:lvl w:ilvl="0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2BEC485A"/>
    <w:multiLevelType w:val="multilevel"/>
    <w:tmpl w:val="E99A6608"/>
    <w:lvl w:ilvl="0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2E95554F"/>
    <w:multiLevelType w:val="multilevel"/>
    <w:tmpl w:val="F35EE96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301A249B"/>
    <w:multiLevelType w:val="multilevel"/>
    <w:tmpl w:val="FBC8D3A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311F3C66"/>
    <w:multiLevelType w:val="multilevel"/>
    <w:tmpl w:val="CD5E1C4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3672863"/>
    <w:multiLevelType w:val="hybridMultilevel"/>
    <w:tmpl w:val="3E7A4F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61573D3"/>
    <w:multiLevelType w:val="hybridMultilevel"/>
    <w:tmpl w:val="81FC3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916F3C"/>
    <w:multiLevelType w:val="multilevel"/>
    <w:tmpl w:val="51D4C57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385A1BA5"/>
    <w:multiLevelType w:val="multilevel"/>
    <w:tmpl w:val="6CE03712"/>
    <w:lvl w:ilvl="0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3D67541C"/>
    <w:multiLevelType w:val="multilevel"/>
    <w:tmpl w:val="19785B4A"/>
    <w:lvl w:ilvl="0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3E404DAD"/>
    <w:multiLevelType w:val="multilevel"/>
    <w:tmpl w:val="24B47EC2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40" w15:restartNumberingAfterBreak="0">
    <w:nsid w:val="428A5DE4"/>
    <w:multiLevelType w:val="multilevel"/>
    <w:tmpl w:val="5FF243BA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41" w15:restartNumberingAfterBreak="0">
    <w:nsid w:val="42FC77EA"/>
    <w:multiLevelType w:val="hybridMultilevel"/>
    <w:tmpl w:val="3BFCB2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488483A"/>
    <w:multiLevelType w:val="hybridMultilevel"/>
    <w:tmpl w:val="90BE6A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4E13724"/>
    <w:multiLevelType w:val="multilevel"/>
    <w:tmpl w:val="1D1E63D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455D30D6"/>
    <w:multiLevelType w:val="multilevel"/>
    <w:tmpl w:val="92BCCEB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 w15:restartNumberingAfterBreak="0">
    <w:nsid w:val="462D6C7B"/>
    <w:multiLevelType w:val="hybridMultilevel"/>
    <w:tmpl w:val="072C6BDC"/>
    <w:lvl w:ilvl="0" w:tplc="4B2C25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9800704"/>
    <w:multiLevelType w:val="multilevel"/>
    <w:tmpl w:val="24B47EC2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47" w15:restartNumberingAfterBreak="0">
    <w:nsid w:val="49DE02BA"/>
    <w:multiLevelType w:val="multilevel"/>
    <w:tmpl w:val="A4DACF1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 w15:restartNumberingAfterBreak="0">
    <w:nsid w:val="4B2F071C"/>
    <w:multiLevelType w:val="multilevel"/>
    <w:tmpl w:val="DF8A655C"/>
    <w:lvl w:ilvl="0">
      <w:start w:val="1"/>
      <w:numFmt w:val="bullet"/>
      <w:lvlText w:val="▫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49" w15:restartNumberingAfterBreak="0">
    <w:nsid w:val="4C163A65"/>
    <w:multiLevelType w:val="multilevel"/>
    <w:tmpl w:val="0BA07586"/>
    <w:lvl w:ilvl="0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50" w15:restartNumberingAfterBreak="0">
    <w:nsid w:val="4DF872D9"/>
    <w:multiLevelType w:val="hybridMultilevel"/>
    <w:tmpl w:val="5AF252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2E445DD"/>
    <w:multiLevelType w:val="multilevel"/>
    <w:tmpl w:val="5FF243BA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52" w15:restartNumberingAfterBreak="0">
    <w:nsid w:val="567F1B22"/>
    <w:multiLevelType w:val="multilevel"/>
    <w:tmpl w:val="5FF243BA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53" w15:restartNumberingAfterBreak="0">
    <w:nsid w:val="59C516B1"/>
    <w:multiLevelType w:val="multilevel"/>
    <w:tmpl w:val="7F9618B4"/>
    <w:lvl w:ilvl="0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54" w15:restartNumberingAfterBreak="0">
    <w:nsid w:val="5B2615EB"/>
    <w:multiLevelType w:val="hybridMultilevel"/>
    <w:tmpl w:val="395E52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F34131C"/>
    <w:multiLevelType w:val="multilevel"/>
    <w:tmpl w:val="800499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6" w15:restartNumberingAfterBreak="0">
    <w:nsid w:val="5FE220EA"/>
    <w:multiLevelType w:val="multilevel"/>
    <w:tmpl w:val="B1BABE54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7" w15:restartNumberingAfterBreak="0">
    <w:nsid w:val="60846FF1"/>
    <w:multiLevelType w:val="multilevel"/>
    <w:tmpl w:val="5F6C3FA4"/>
    <w:lvl w:ilvl="0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58" w15:restartNumberingAfterBreak="0">
    <w:nsid w:val="639C259E"/>
    <w:multiLevelType w:val="multilevel"/>
    <w:tmpl w:val="A1C6BA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9" w15:restartNumberingAfterBreak="0">
    <w:nsid w:val="673365B7"/>
    <w:multiLevelType w:val="multilevel"/>
    <w:tmpl w:val="F4D41674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0" w15:restartNumberingAfterBreak="0">
    <w:nsid w:val="6BCF3F26"/>
    <w:multiLevelType w:val="hybridMultilevel"/>
    <w:tmpl w:val="A022D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C596CFF"/>
    <w:multiLevelType w:val="hybridMultilevel"/>
    <w:tmpl w:val="81BA3D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FD51924"/>
    <w:multiLevelType w:val="multilevel"/>
    <w:tmpl w:val="5FF243BA"/>
    <w:lvl w:ilvl="0">
      <w:start w:val="1"/>
      <w:numFmt w:val="decimal"/>
      <w:lvlText w:val="%1."/>
      <w:lvlJc w:val="left"/>
      <w:pPr>
        <w:tabs>
          <w:tab w:val="num" w:pos="0"/>
        </w:tabs>
        <w:ind w:left="7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8" w:hanging="180"/>
      </w:pPr>
    </w:lvl>
  </w:abstractNum>
  <w:abstractNum w:abstractNumId="63" w15:restartNumberingAfterBreak="0">
    <w:nsid w:val="73E56CF0"/>
    <w:multiLevelType w:val="multilevel"/>
    <w:tmpl w:val="27BEEF8E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4" w15:restartNumberingAfterBreak="0">
    <w:nsid w:val="74861887"/>
    <w:multiLevelType w:val="multilevel"/>
    <w:tmpl w:val="709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A00229"/>
    <w:multiLevelType w:val="multilevel"/>
    <w:tmpl w:val="2F98420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6" w15:restartNumberingAfterBreak="0">
    <w:nsid w:val="77136D00"/>
    <w:multiLevelType w:val="multilevel"/>
    <w:tmpl w:val="DE92128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7" w15:restartNumberingAfterBreak="0">
    <w:nsid w:val="77A94F0D"/>
    <w:multiLevelType w:val="hybridMultilevel"/>
    <w:tmpl w:val="81BA3D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7FC5E3C"/>
    <w:multiLevelType w:val="hybridMultilevel"/>
    <w:tmpl w:val="2C4229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B717DAD"/>
    <w:multiLevelType w:val="hybridMultilevel"/>
    <w:tmpl w:val="8D28CC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B720E94"/>
    <w:multiLevelType w:val="multilevel"/>
    <w:tmpl w:val="F926F39C"/>
    <w:lvl w:ilvl="0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71" w15:restartNumberingAfterBreak="0">
    <w:nsid w:val="7C4077AA"/>
    <w:multiLevelType w:val="multilevel"/>
    <w:tmpl w:val="19682E20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72" w15:restartNumberingAfterBreak="0">
    <w:nsid w:val="7DA61779"/>
    <w:multiLevelType w:val="multilevel"/>
    <w:tmpl w:val="666A4E18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1170831603">
    <w:abstractNumId w:val="56"/>
  </w:num>
  <w:num w:numId="2" w16cid:durableId="1426876183">
    <w:abstractNumId w:val="63"/>
  </w:num>
  <w:num w:numId="3" w16cid:durableId="1672492048">
    <w:abstractNumId w:val="30"/>
  </w:num>
  <w:num w:numId="4" w16cid:durableId="1590851926">
    <w:abstractNumId w:val="70"/>
  </w:num>
  <w:num w:numId="5" w16cid:durableId="85152185">
    <w:abstractNumId w:val="53"/>
  </w:num>
  <w:num w:numId="6" w16cid:durableId="1093088465">
    <w:abstractNumId w:val="49"/>
  </w:num>
  <w:num w:numId="7" w16cid:durableId="1785226852">
    <w:abstractNumId w:val="14"/>
  </w:num>
  <w:num w:numId="8" w16cid:durableId="571740509">
    <w:abstractNumId w:val="29"/>
  </w:num>
  <w:num w:numId="9" w16cid:durableId="1529489620">
    <w:abstractNumId w:val="12"/>
  </w:num>
  <w:num w:numId="10" w16cid:durableId="2029941139">
    <w:abstractNumId w:val="37"/>
  </w:num>
  <w:num w:numId="11" w16cid:durableId="640117749">
    <w:abstractNumId w:val="66"/>
  </w:num>
  <w:num w:numId="12" w16cid:durableId="995033662">
    <w:abstractNumId w:val="2"/>
  </w:num>
  <w:num w:numId="13" w16cid:durableId="1527524271">
    <w:abstractNumId w:val="47"/>
  </w:num>
  <w:num w:numId="14" w16cid:durableId="876702586">
    <w:abstractNumId w:val="55"/>
  </w:num>
  <w:num w:numId="15" w16cid:durableId="1937443371">
    <w:abstractNumId w:val="58"/>
  </w:num>
  <w:num w:numId="16" w16cid:durableId="1877892888">
    <w:abstractNumId w:val="65"/>
  </w:num>
  <w:num w:numId="17" w16cid:durableId="195895677">
    <w:abstractNumId w:val="31"/>
  </w:num>
  <w:num w:numId="18" w16cid:durableId="2006206171">
    <w:abstractNumId w:val="44"/>
  </w:num>
  <w:num w:numId="19" w16cid:durableId="859511559">
    <w:abstractNumId w:val="1"/>
  </w:num>
  <w:num w:numId="20" w16cid:durableId="1600215848">
    <w:abstractNumId w:val="15"/>
  </w:num>
  <w:num w:numId="21" w16cid:durableId="45220547">
    <w:abstractNumId w:val="6"/>
  </w:num>
  <w:num w:numId="22" w16cid:durableId="640772461">
    <w:abstractNumId w:val="48"/>
  </w:num>
  <w:num w:numId="23" w16cid:durableId="517432293">
    <w:abstractNumId w:val="38"/>
  </w:num>
  <w:num w:numId="24" w16cid:durableId="60061864">
    <w:abstractNumId w:val="26"/>
  </w:num>
  <w:num w:numId="25" w16cid:durableId="1118766076">
    <w:abstractNumId w:val="17"/>
  </w:num>
  <w:num w:numId="26" w16cid:durableId="508179229">
    <w:abstractNumId w:val="5"/>
  </w:num>
  <w:num w:numId="27" w16cid:durableId="700672620">
    <w:abstractNumId w:val="28"/>
  </w:num>
  <w:num w:numId="28" w16cid:durableId="1534539762">
    <w:abstractNumId w:val="57"/>
  </w:num>
  <w:num w:numId="29" w16cid:durableId="1426460703">
    <w:abstractNumId w:val="0"/>
  </w:num>
  <w:num w:numId="30" w16cid:durableId="1632402593">
    <w:abstractNumId w:val="72"/>
  </w:num>
  <w:num w:numId="31" w16cid:durableId="1588273334">
    <w:abstractNumId w:val="16"/>
  </w:num>
  <w:num w:numId="32" w16cid:durableId="142310069">
    <w:abstractNumId w:val="32"/>
  </w:num>
  <w:num w:numId="33" w16cid:durableId="851845661">
    <w:abstractNumId w:val="59"/>
  </w:num>
  <w:num w:numId="34" w16cid:durableId="1195313311">
    <w:abstractNumId w:val="25"/>
  </w:num>
  <w:num w:numId="35" w16cid:durableId="192303759">
    <w:abstractNumId w:val="24"/>
  </w:num>
  <w:num w:numId="36" w16cid:durableId="2060005815">
    <w:abstractNumId w:val="10"/>
  </w:num>
  <w:num w:numId="37" w16cid:durableId="1959797929">
    <w:abstractNumId w:val="43"/>
  </w:num>
  <w:num w:numId="38" w16cid:durableId="843205518">
    <w:abstractNumId w:val="36"/>
  </w:num>
  <w:num w:numId="39" w16cid:durableId="1079137638">
    <w:abstractNumId w:val="62"/>
  </w:num>
  <w:num w:numId="40" w16cid:durableId="196044715">
    <w:abstractNumId w:val="33"/>
  </w:num>
  <w:num w:numId="41" w16cid:durableId="1507400682">
    <w:abstractNumId w:val="71"/>
  </w:num>
  <w:num w:numId="42" w16cid:durableId="1476605951">
    <w:abstractNumId w:val="21"/>
  </w:num>
  <w:num w:numId="43" w16cid:durableId="786853095">
    <w:abstractNumId w:val="52"/>
  </w:num>
  <w:num w:numId="44" w16cid:durableId="1053964587">
    <w:abstractNumId w:val="19"/>
  </w:num>
  <w:num w:numId="45" w16cid:durableId="2051611134">
    <w:abstractNumId w:val="51"/>
  </w:num>
  <w:num w:numId="46" w16cid:durableId="1050610495">
    <w:abstractNumId w:val="40"/>
  </w:num>
  <w:num w:numId="47" w16cid:durableId="1674608215">
    <w:abstractNumId w:val="34"/>
  </w:num>
  <w:num w:numId="48" w16cid:durableId="823854155">
    <w:abstractNumId w:val="61"/>
  </w:num>
  <w:num w:numId="49" w16cid:durableId="965311131">
    <w:abstractNumId w:val="8"/>
  </w:num>
  <w:num w:numId="50" w16cid:durableId="1693262168">
    <w:abstractNumId w:val="67"/>
  </w:num>
  <w:num w:numId="51" w16cid:durableId="1789619503">
    <w:abstractNumId w:val="7"/>
  </w:num>
  <w:num w:numId="52" w16cid:durableId="967584085">
    <w:abstractNumId w:val="54"/>
  </w:num>
  <w:num w:numId="53" w16cid:durableId="2077319282">
    <w:abstractNumId w:val="39"/>
  </w:num>
  <w:num w:numId="54" w16cid:durableId="1795908716">
    <w:abstractNumId w:val="46"/>
  </w:num>
  <w:num w:numId="55" w16cid:durableId="763460530">
    <w:abstractNumId w:val="27"/>
  </w:num>
  <w:num w:numId="56" w16cid:durableId="1534535162">
    <w:abstractNumId w:val="18"/>
  </w:num>
  <w:num w:numId="57" w16cid:durableId="1301617021">
    <w:abstractNumId w:val="64"/>
  </w:num>
  <w:num w:numId="58" w16cid:durableId="1804273355">
    <w:abstractNumId w:val="50"/>
  </w:num>
  <w:num w:numId="59" w16cid:durableId="26175402">
    <w:abstractNumId w:val="41"/>
  </w:num>
  <w:num w:numId="60" w16cid:durableId="744493933">
    <w:abstractNumId w:val="3"/>
  </w:num>
  <w:num w:numId="61" w16cid:durableId="1616986097">
    <w:abstractNumId w:val="11"/>
  </w:num>
  <w:num w:numId="62" w16cid:durableId="1239367760">
    <w:abstractNumId w:val="9"/>
  </w:num>
  <w:num w:numId="63" w16cid:durableId="1103722070">
    <w:abstractNumId w:val="22"/>
  </w:num>
  <w:num w:numId="64" w16cid:durableId="916980428">
    <w:abstractNumId w:val="4"/>
  </w:num>
  <w:num w:numId="65" w16cid:durableId="986976597">
    <w:abstractNumId w:val="20"/>
  </w:num>
  <w:num w:numId="66" w16cid:durableId="856887858">
    <w:abstractNumId w:val="42"/>
  </w:num>
  <w:num w:numId="67" w16cid:durableId="1585068474">
    <w:abstractNumId w:val="69"/>
  </w:num>
  <w:num w:numId="68" w16cid:durableId="1576208724">
    <w:abstractNumId w:val="68"/>
  </w:num>
  <w:num w:numId="69" w16cid:durableId="1999309057">
    <w:abstractNumId w:val="23"/>
  </w:num>
  <w:num w:numId="70" w16cid:durableId="457189846">
    <w:abstractNumId w:val="45"/>
  </w:num>
  <w:num w:numId="71" w16cid:durableId="439573241">
    <w:abstractNumId w:val="13"/>
  </w:num>
  <w:num w:numId="72" w16cid:durableId="501042125">
    <w:abstractNumId w:val="35"/>
  </w:num>
  <w:num w:numId="73" w16cid:durableId="230312019">
    <w:abstractNumId w:val="60"/>
  </w:num>
  <w:numIdMacAtCleanup w:val="5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eya Vaze">
    <w15:presenceInfo w15:providerId="AD" w15:userId="S::ameya.v@brainabove.io::d15a62cd-f9a4-4234-adb1-46140c11bee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grammar="clean"/>
  <w:trackRevisions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CEF"/>
    <w:rsid w:val="000008EB"/>
    <w:rsid w:val="000363BF"/>
    <w:rsid w:val="00044334"/>
    <w:rsid w:val="00052768"/>
    <w:rsid w:val="000C1726"/>
    <w:rsid w:val="001203C6"/>
    <w:rsid w:val="00133816"/>
    <w:rsid w:val="002008BA"/>
    <w:rsid w:val="00245869"/>
    <w:rsid w:val="00262C6F"/>
    <w:rsid w:val="00265BE5"/>
    <w:rsid w:val="002E5C8C"/>
    <w:rsid w:val="0030230A"/>
    <w:rsid w:val="00302695"/>
    <w:rsid w:val="00351313"/>
    <w:rsid w:val="0037311E"/>
    <w:rsid w:val="0037785F"/>
    <w:rsid w:val="00384708"/>
    <w:rsid w:val="00385E54"/>
    <w:rsid w:val="00387281"/>
    <w:rsid w:val="003F626C"/>
    <w:rsid w:val="00423537"/>
    <w:rsid w:val="004922E7"/>
    <w:rsid w:val="004A6FF7"/>
    <w:rsid w:val="004F0DD1"/>
    <w:rsid w:val="00540A6E"/>
    <w:rsid w:val="0054599B"/>
    <w:rsid w:val="00582D23"/>
    <w:rsid w:val="005B30D5"/>
    <w:rsid w:val="00641C4A"/>
    <w:rsid w:val="00653064"/>
    <w:rsid w:val="00665957"/>
    <w:rsid w:val="00705C6F"/>
    <w:rsid w:val="00732E93"/>
    <w:rsid w:val="00734704"/>
    <w:rsid w:val="00735D6A"/>
    <w:rsid w:val="00787A98"/>
    <w:rsid w:val="007B7F3F"/>
    <w:rsid w:val="007C1F3E"/>
    <w:rsid w:val="007E60EB"/>
    <w:rsid w:val="00826E63"/>
    <w:rsid w:val="00840DF2"/>
    <w:rsid w:val="00846A16"/>
    <w:rsid w:val="00855FAB"/>
    <w:rsid w:val="00886325"/>
    <w:rsid w:val="008F60F3"/>
    <w:rsid w:val="008F6F02"/>
    <w:rsid w:val="00902BA8"/>
    <w:rsid w:val="00914290"/>
    <w:rsid w:val="00914478"/>
    <w:rsid w:val="00921D1C"/>
    <w:rsid w:val="0094335F"/>
    <w:rsid w:val="009C0327"/>
    <w:rsid w:val="009C4CF9"/>
    <w:rsid w:val="009F1A1B"/>
    <w:rsid w:val="00A27EB6"/>
    <w:rsid w:val="00A5164C"/>
    <w:rsid w:val="00A629D5"/>
    <w:rsid w:val="00A901DB"/>
    <w:rsid w:val="00AB224C"/>
    <w:rsid w:val="00AC7ED1"/>
    <w:rsid w:val="00AD05E0"/>
    <w:rsid w:val="00B03962"/>
    <w:rsid w:val="00B12C77"/>
    <w:rsid w:val="00B14B0F"/>
    <w:rsid w:val="00B150D8"/>
    <w:rsid w:val="00B367F2"/>
    <w:rsid w:val="00B37A2D"/>
    <w:rsid w:val="00B43AC2"/>
    <w:rsid w:val="00B54BA8"/>
    <w:rsid w:val="00B573F6"/>
    <w:rsid w:val="00B7005C"/>
    <w:rsid w:val="00B92073"/>
    <w:rsid w:val="00B9510D"/>
    <w:rsid w:val="00BD4A54"/>
    <w:rsid w:val="00BE2150"/>
    <w:rsid w:val="00BE3CEF"/>
    <w:rsid w:val="00BE489A"/>
    <w:rsid w:val="00BF2CA9"/>
    <w:rsid w:val="00C41C1E"/>
    <w:rsid w:val="00CE3725"/>
    <w:rsid w:val="00D13C35"/>
    <w:rsid w:val="00D1406A"/>
    <w:rsid w:val="00D46081"/>
    <w:rsid w:val="00D50093"/>
    <w:rsid w:val="00D55FD6"/>
    <w:rsid w:val="00D76F4D"/>
    <w:rsid w:val="00DA4A92"/>
    <w:rsid w:val="00DA71E9"/>
    <w:rsid w:val="00E41BE1"/>
    <w:rsid w:val="00E50B95"/>
    <w:rsid w:val="00E70713"/>
    <w:rsid w:val="00EA3C7E"/>
    <w:rsid w:val="00ED3C26"/>
    <w:rsid w:val="00ED5A77"/>
    <w:rsid w:val="00EE285F"/>
    <w:rsid w:val="00EF6092"/>
    <w:rsid w:val="00F47895"/>
    <w:rsid w:val="00F945A4"/>
    <w:rsid w:val="00FA6B5A"/>
    <w:rsid w:val="00FE5B8C"/>
    <w:rsid w:val="00FF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FD184D"/>
  <w15:docId w15:val="{5ADE26F9-9520-43BF-8A7B-A659420C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ACA"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164B2FA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85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54"/>
  </w:style>
  <w:style w:type="paragraph" w:styleId="Footer">
    <w:name w:val="footer"/>
    <w:basedOn w:val="Normal"/>
    <w:link w:val="FooterChar"/>
    <w:uiPriority w:val="99"/>
    <w:unhideWhenUsed/>
    <w:rsid w:val="00385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54"/>
  </w:style>
  <w:style w:type="character" w:styleId="Hyperlink">
    <w:name w:val="Hyperlink"/>
    <w:basedOn w:val="DefaultParagraphFont"/>
    <w:uiPriority w:val="99"/>
    <w:unhideWhenUsed/>
    <w:rsid w:val="002E5C8C"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A901DB"/>
    <w:pPr>
      <w:suppressAutoHyphens w:val="0"/>
    </w:pPr>
  </w:style>
  <w:style w:type="character" w:styleId="CommentReference">
    <w:name w:val="annotation reference"/>
    <w:basedOn w:val="DefaultParagraphFont"/>
    <w:uiPriority w:val="99"/>
    <w:semiHidden/>
    <w:unhideWhenUsed/>
    <w:rsid w:val="00A901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901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901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01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01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7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2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7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5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7A36B-CE87-4D1A-9264-EB5B136D4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1573</Words>
  <Characters>8453</Characters>
  <Application>Microsoft Office Word</Application>
  <DocSecurity>0</DocSecurity>
  <Lines>402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</dc:creator>
  <dc:description/>
  <cp:lastModifiedBy>Ameya Vaze</cp:lastModifiedBy>
  <cp:revision>11</cp:revision>
  <cp:lastPrinted>2025-01-15T15:57:00Z</cp:lastPrinted>
  <dcterms:created xsi:type="dcterms:W3CDTF">2025-04-09T08:44:00Z</dcterms:created>
  <dcterms:modified xsi:type="dcterms:W3CDTF">2025-06-17T11:22:00Z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24e03a87b1b063ec958be2b82b84c04b5d0ab8c65e1460c65c0d18dc31189f68</vt:lpwstr>
  </property>
</Properties>
</file>